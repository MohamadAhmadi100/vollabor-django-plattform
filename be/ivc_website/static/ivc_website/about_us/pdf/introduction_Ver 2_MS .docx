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FCAB2" w14:textId="785B77AF" w:rsidR="00105880" w:rsidRPr="009740D8" w:rsidRDefault="00CC3F92">
      <w:pPr>
        <w:spacing w:after="200"/>
        <w:jc w:val="both"/>
        <w:rPr>
          <w:rFonts w:ascii="Times New Roman" w:hAnsi="Times New Roman" w:cs="Times New Roman"/>
          <w:sz w:val="32"/>
          <w:szCs w:val="32"/>
          <w:rPrChange w:id="0" w:author="Microsoft Office User" w:date="2021-11-22T10:28:00Z">
            <w:rPr>
              <w:sz w:val="32"/>
              <w:szCs w:val="32"/>
            </w:rPr>
          </w:rPrChange>
        </w:rPr>
      </w:pPr>
      <w:r w:rsidRPr="009740D8">
        <w:rPr>
          <w:rFonts w:ascii="Times New Roman" w:hAnsi="Times New Roman" w:cs="Times New Roman"/>
          <w:noProof/>
          <w:sz w:val="32"/>
          <w:szCs w:val="32"/>
          <w:lang w:val="en-US"/>
          <w:rPrChange w:id="1" w:author="Microsoft Office User" w:date="2021-11-22T10:28:00Z">
            <w:rPr>
              <w:noProof/>
              <w:sz w:val="32"/>
              <w:szCs w:val="32"/>
              <w:lang w:val="en-US"/>
            </w:rPr>
          </w:rPrChange>
        </w:rPr>
        <w:drawing>
          <wp:inline distT="114300" distB="114300" distL="114300" distR="114300" wp14:anchorId="24CFB185" wp14:editId="680B6723">
            <wp:extent cx="5943600" cy="1854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943600" cy="1854200"/>
                    </a:xfrm>
                    <a:prstGeom prst="rect">
                      <a:avLst/>
                    </a:prstGeom>
                    <a:ln/>
                  </pic:spPr>
                </pic:pic>
              </a:graphicData>
            </a:graphic>
          </wp:inline>
        </w:drawing>
      </w:r>
    </w:p>
    <w:p w14:paraId="480FEA3A" w14:textId="77777777" w:rsidR="00105880" w:rsidRPr="009740D8" w:rsidRDefault="00CC3F92">
      <w:pPr>
        <w:jc w:val="both"/>
        <w:rPr>
          <w:rFonts w:ascii="Times New Roman" w:eastAsia="Calibri" w:hAnsi="Times New Roman" w:cs="Times New Roman"/>
          <w:sz w:val="30"/>
          <w:szCs w:val="30"/>
          <w:rPrChange w:id="2" w:author="Microsoft Office User" w:date="2021-11-22T10:28:00Z">
            <w:rPr>
              <w:rFonts w:ascii="Calibri" w:eastAsia="Calibri" w:hAnsi="Calibri" w:cs="Calibri"/>
              <w:sz w:val="30"/>
              <w:szCs w:val="30"/>
            </w:rPr>
          </w:rPrChange>
        </w:rPr>
      </w:pPr>
      <w:r w:rsidRPr="009740D8">
        <w:rPr>
          <w:rFonts w:ascii="Times New Roman" w:eastAsia="Calibri" w:hAnsi="Times New Roman" w:cs="Times New Roman"/>
          <w:sz w:val="30"/>
          <w:szCs w:val="30"/>
          <w:rPrChange w:id="3" w:author="Microsoft Office User" w:date="2021-11-22T10:28:00Z">
            <w:rPr>
              <w:rFonts w:ascii="Calibri" w:eastAsia="Calibri" w:hAnsi="Calibri" w:cs="Calibri"/>
              <w:sz w:val="30"/>
              <w:szCs w:val="30"/>
            </w:rPr>
          </w:rPrChange>
        </w:rPr>
        <w:t>TECVICO Corp (Technological Virtual Collaboration Corporation) is an international company founded by Dr. Mohammadreza Salmanpour in Vancouver BC, Canada in 2020. It aims to facilitate the connection between industry and researcher/expert. The headquarter of T</w:t>
      </w:r>
      <w:bookmarkStart w:id="4" w:name="_GoBack"/>
      <w:bookmarkEnd w:id="4"/>
      <w:r w:rsidRPr="009740D8">
        <w:rPr>
          <w:rFonts w:ascii="Times New Roman" w:eastAsia="Calibri" w:hAnsi="Times New Roman" w:cs="Times New Roman"/>
          <w:sz w:val="30"/>
          <w:szCs w:val="30"/>
          <w:rPrChange w:id="5" w:author="Microsoft Office User" w:date="2021-11-22T10:28:00Z">
            <w:rPr>
              <w:rFonts w:ascii="Calibri" w:eastAsia="Calibri" w:hAnsi="Calibri" w:cs="Calibri"/>
              <w:sz w:val="30"/>
              <w:szCs w:val="30"/>
            </w:rPr>
          </w:rPrChange>
        </w:rPr>
        <w:t>ECVICO is located in Canada, and its researchers are</w:t>
      </w:r>
      <w:r w:rsidRPr="009740D8">
        <w:rPr>
          <w:rFonts w:ascii="Times New Roman" w:hAnsi="Times New Roman" w:cs="Times New Roman"/>
          <w:rPrChange w:id="6" w:author="Microsoft Office User" w:date="2021-11-22T10:28:00Z">
            <w:rPr/>
          </w:rPrChange>
        </w:rPr>
        <w:t xml:space="preserve"> </w:t>
      </w:r>
      <w:r w:rsidRPr="009740D8">
        <w:rPr>
          <w:rFonts w:ascii="Times New Roman" w:eastAsia="Calibri" w:hAnsi="Times New Roman" w:cs="Times New Roman"/>
          <w:sz w:val="30"/>
          <w:szCs w:val="30"/>
          <w:rPrChange w:id="7" w:author="Microsoft Office User" w:date="2021-11-22T10:28:00Z">
            <w:rPr>
              <w:rFonts w:ascii="Calibri" w:eastAsia="Calibri" w:hAnsi="Calibri" w:cs="Calibri"/>
              <w:sz w:val="30"/>
              <w:szCs w:val="30"/>
            </w:rPr>
          </w:rPrChange>
        </w:rPr>
        <w:t>virtually collaborating from different countries such as Portugal, Iran, Canada, Germany, India, and other.</w:t>
      </w:r>
    </w:p>
    <w:p w14:paraId="25998B90" w14:textId="77777777" w:rsidR="00105880" w:rsidRPr="009740D8" w:rsidRDefault="00CC3F92">
      <w:pPr>
        <w:jc w:val="both"/>
        <w:rPr>
          <w:rFonts w:ascii="Times New Roman" w:eastAsia="Calibri" w:hAnsi="Times New Roman" w:cs="Times New Roman"/>
          <w:sz w:val="30"/>
          <w:szCs w:val="30"/>
          <w:rPrChange w:id="8" w:author="Microsoft Office User" w:date="2021-11-22T10:28:00Z">
            <w:rPr>
              <w:rFonts w:ascii="Calibri" w:eastAsia="Calibri" w:hAnsi="Calibri" w:cs="Calibri"/>
              <w:sz w:val="30"/>
              <w:szCs w:val="30"/>
            </w:rPr>
          </w:rPrChange>
        </w:rPr>
      </w:pPr>
      <w:r w:rsidRPr="009740D8">
        <w:rPr>
          <w:rFonts w:ascii="Times New Roman" w:eastAsia="Calibri" w:hAnsi="Times New Roman" w:cs="Times New Roman"/>
          <w:sz w:val="30"/>
          <w:szCs w:val="30"/>
          <w:rPrChange w:id="9" w:author="Microsoft Office User" w:date="2021-11-22T10:28:00Z">
            <w:rPr>
              <w:rFonts w:ascii="Calibri" w:eastAsia="Calibri" w:hAnsi="Calibri" w:cs="Calibri"/>
              <w:sz w:val="30"/>
              <w:szCs w:val="30"/>
            </w:rPr>
          </w:rPrChange>
        </w:rPr>
        <w:t>Our Vision is to become one of the largest platforms for offering. We will do our best to achieve this goal.</w:t>
      </w:r>
    </w:p>
    <w:p w14:paraId="0E8BDAA6" w14:textId="77777777" w:rsidR="00105880" w:rsidRPr="009740D8" w:rsidRDefault="00105880">
      <w:pPr>
        <w:jc w:val="both"/>
        <w:rPr>
          <w:rFonts w:ascii="Times New Roman" w:eastAsia="Calibri" w:hAnsi="Times New Roman" w:cs="Times New Roman"/>
          <w:sz w:val="30"/>
          <w:szCs w:val="30"/>
          <w:rPrChange w:id="10" w:author="Microsoft Office User" w:date="2021-11-22T10:28:00Z">
            <w:rPr>
              <w:rFonts w:ascii="Calibri" w:eastAsia="Calibri" w:hAnsi="Calibri" w:cs="Calibri"/>
              <w:sz w:val="30"/>
              <w:szCs w:val="30"/>
            </w:rPr>
          </w:rPrChange>
        </w:rPr>
      </w:pPr>
    </w:p>
    <w:p w14:paraId="264FC2C9" w14:textId="77777777" w:rsidR="00105880" w:rsidRPr="009740D8" w:rsidRDefault="00105880">
      <w:pPr>
        <w:jc w:val="both"/>
        <w:rPr>
          <w:rFonts w:ascii="Times New Roman" w:eastAsia="Calibri" w:hAnsi="Times New Roman" w:cs="Times New Roman"/>
          <w:sz w:val="30"/>
          <w:szCs w:val="30"/>
          <w:rPrChange w:id="11" w:author="Microsoft Office User" w:date="2021-11-22T10:28:00Z">
            <w:rPr>
              <w:rFonts w:ascii="Calibri" w:eastAsia="Calibri" w:hAnsi="Calibri" w:cs="Calibri"/>
              <w:sz w:val="30"/>
              <w:szCs w:val="30"/>
            </w:rPr>
          </w:rPrChange>
        </w:rPr>
      </w:pPr>
    </w:p>
    <w:p w14:paraId="5CF06080" w14:textId="77777777" w:rsidR="00105880" w:rsidRPr="009740D8" w:rsidRDefault="00CC3F92">
      <w:pPr>
        <w:jc w:val="both"/>
        <w:rPr>
          <w:rFonts w:ascii="Times New Roman" w:hAnsi="Times New Roman" w:cs="Times New Roman"/>
          <w:b/>
          <w:sz w:val="32"/>
          <w:szCs w:val="32"/>
          <w:rPrChange w:id="12" w:author="Microsoft Office User" w:date="2021-11-22T10:28:00Z">
            <w:rPr>
              <w:b/>
              <w:sz w:val="32"/>
              <w:szCs w:val="32"/>
            </w:rPr>
          </w:rPrChange>
        </w:rPr>
      </w:pPr>
      <w:r w:rsidRPr="009740D8">
        <w:rPr>
          <w:rFonts w:ascii="Times New Roman" w:hAnsi="Times New Roman" w:cs="Times New Roman"/>
          <w:b/>
          <w:sz w:val="30"/>
          <w:szCs w:val="30"/>
          <w:rPrChange w:id="13" w:author="Microsoft Office User" w:date="2021-11-22T10:28:00Z">
            <w:rPr>
              <w:b/>
              <w:sz w:val="30"/>
              <w:szCs w:val="30"/>
            </w:rPr>
          </w:rPrChange>
        </w:rPr>
        <w:t>You can contact and follow us in</w:t>
      </w:r>
      <w:r w:rsidRPr="009740D8">
        <w:rPr>
          <w:rFonts w:ascii="Times New Roman" w:hAnsi="Times New Roman" w:cs="Times New Roman"/>
          <w:b/>
          <w:sz w:val="32"/>
          <w:szCs w:val="32"/>
          <w:rPrChange w:id="14" w:author="Microsoft Office User" w:date="2021-11-22T10:28:00Z">
            <w:rPr>
              <w:b/>
              <w:sz w:val="32"/>
              <w:szCs w:val="32"/>
            </w:rPr>
          </w:rPrChange>
        </w:rPr>
        <w:t>:</w:t>
      </w:r>
    </w:p>
    <w:p w14:paraId="0CB2F348" w14:textId="77777777" w:rsidR="00105880" w:rsidRPr="009740D8" w:rsidRDefault="00CC3F92">
      <w:pPr>
        <w:jc w:val="both"/>
        <w:rPr>
          <w:rFonts w:ascii="Times New Roman" w:hAnsi="Times New Roman" w:cs="Times New Roman"/>
          <w:b/>
          <w:sz w:val="32"/>
          <w:szCs w:val="32"/>
          <w:rPrChange w:id="15" w:author="Microsoft Office User" w:date="2021-11-22T10:28:00Z">
            <w:rPr>
              <w:b/>
              <w:sz w:val="32"/>
              <w:szCs w:val="32"/>
            </w:rPr>
          </w:rPrChange>
        </w:rPr>
      </w:pPr>
      <w:r w:rsidRPr="009740D8">
        <w:rPr>
          <w:rFonts w:ascii="Times New Roman" w:hAnsi="Times New Roman" w:cs="Times New Roman"/>
          <w:noProof/>
          <w:lang w:val="en-US"/>
          <w:rPrChange w:id="16" w:author="Microsoft Office User" w:date="2021-11-22T10:28:00Z">
            <w:rPr>
              <w:noProof/>
              <w:lang w:val="en-US"/>
            </w:rPr>
          </w:rPrChange>
        </w:rPr>
        <w:drawing>
          <wp:anchor distT="114300" distB="114300" distL="114300" distR="114300" simplePos="0" relativeHeight="251658240" behindDoc="0" locked="0" layoutInCell="1" hidden="0" allowOverlap="1" wp14:anchorId="1DF4C205" wp14:editId="51C3EB7E">
            <wp:simplePos x="0" y="0"/>
            <wp:positionH relativeFrom="column">
              <wp:posOffset>4953000</wp:posOffset>
            </wp:positionH>
            <wp:positionV relativeFrom="paragraph">
              <wp:posOffset>333375</wp:posOffset>
            </wp:positionV>
            <wp:extent cx="409575" cy="409575"/>
            <wp:effectExtent l="0" t="0" r="0" b="0"/>
            <wp:wrapNone/>
            <wp:docPr id="14" name="image8.png">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09575" cy="409575"/>
                    </a:xfrm>
                    <a:prstGeom prst="rect">
                      <a:avLst/>
                    </a:prstGeom>
                    <a:ln/>
                  </pic:spPr>
                </pic:pic>
              </a:graphicData>
            </a:graphic>
          </wp:anchor>
        </w:drawing>
      </w:r>
    </w:p>
    <w:p w14:paraId="482BD065" w14:textId="23030463" w:rsidR="00105880" w:rsidRPr="009740D8" w:rsidRDefault="00CC3F92">
      <w:pPr>
        <w:jc w:val="both"/>
        <w:rPr>
          <w:rFonts w:ascii="Times New Roman" w:hAnsi="Times New Roman" w:cs="Times New Roman"/>
          <w:color w:val="3C78D8"/>
          <w:sz w:val="28"/>
          <w:szCs w:val="28"/>
          <w:rPrChange w:id="17" w:author="Microsoft Office User" w:date="2021-11-22T10:28:00Z">
            <w:rPr>
              <w:color w:val="3C78D8"/>
              <w:sz w:val="28"/>
              <w:szCs w:val="28"/>
            </w:rPr>
          </w:rPrChange>
        </w:rPr>
      </w:pPr>
      <w:r w:rsidRPr="009740D8">
        <w:rPr>
          <w:rFonts w:ascii="Times New Roman" w:hAnsi="Times New Roman" w:cs="Times New Roman"/>
          <w:color w:val="212529"/>
          <w:sz w:val="28"/>
          <w:szCs w:val="28"/>
          <w:rPrChange w:id="18" w:author="Microsoft Office User" w:date="2021-11-22T10:28:00Z">
            <w:rPr>
              <w:color w:val="212529"/>
              <w:sz w:val="28"/>
              <w:szCs w:val="28"/>
            </w:rPr>
          </w:rPrChange>
        </w:rPr>
        <w:t>Human Resource:</w:t>
      </w:r>
      <w:r w:rsidRPr="009740D8">
        <w:rPr>
          <w:rFonts w:ascii="Times New Roman" w:hAnsi="Times New Roman" w:cs="Times New Roman"/>
          <w:color w:val="548DD4" w:themeColor="text2" w:themeTint="99"/>
          <w:sz w:val="28"/>
          <w:szCs w:val="28"/>
          <w:rPrChange w:id="19" w:author="Microsoft Office User" w:date="2021-11-22T10:28:00Z">
            <w:rPr>
              <w:color w:val="548DD4" w:themeColor="text2" w:themeTint="99"/>
              <w:sz w:val="28"/>
              <w:szCs w:val="28"/>
            </w:rPr>
          </w:rPrChange>
        </w:rPr>
        <w:t xml:space="preserve"> </w:t>
      </w:r>
      <w:r w:rsidR="009740D8" w:rsidRPr="009740D8">
        <w:rPr>
          <w:rFonts w:ascii="Times New Roman" w:hAnsi="Times New Roman" w:cs="Times New Roman"/>
          <w:rPrChange w:id="20" w:author="Microsoft Office User" w:date="2021-11-22T10:28:00Z">
            <w:rPr/>
          </w:rPrChange>
        </w:rPr>
        <w:fldChar w:fldCharType="begin"/>
      </w:r>
      <w:r w:rsidR="009740D8" w:rsidRPr="009740D8">
        <w:rPr>
          <w:rFonts w:ascii="Times New Roman" w:hAnsi="Times New Roman" w:cs="Times New Roman"/>
          <w:rPrChange w:id="21" w:author="Microsoft Office User" w:date="2021-11-22T10:28:00Z">
            <w:rPr/>
          </w:rPrChange>
        </w:rPr>
        <w:instrText xml:space="preserve"> HYPERLINK "mailto:HR@mail.tecvico.com" </w:instrText>
      </w:r>
      <w:r w:rsidR="009740D8" w:rsidRPr="009740D8">
        <w:rPr>
          <w:rFonts w:ascii="Times New Roman" w:hAnsi="Times New Roman" w:cs="Times New Roman"/>
          <w:rPrChange w:id="22"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23" w:author="Microsoft Office User" w:date="2021-11-22T10:28:00Z">
            <w:rPr>
              <w:rStyle w:val="Hyperlink"/>
              <w:color w:val="548DD4" w:themeColor="text2" w:themeTint="99"/>
              <w:sz w:val="28"/>
              <w:szCs w:val="28"/>
              <w:u w:val="none"/>
            </w:rPr>
          </w:rPrChange>
        </w:rPr>
        <w:t>HR@mail.tecvico.com</w:t>
      </w:r>
      <w:r w:rsidR="009740D8" w:rsidRPr="009740D8">
        <w:rPr>
          <w:rStyle w:val="Hyperlink"/>
          <w:rFonts w:ascii="Times New Roman" w:hAnsi="Times New Roman" w:cs="Times New Roman"/>
          <w:color w:val="548DD4" w:themeColor="text2" w:themeTint="99"/>
          <w:sz w:val="28"/>
          <w:szCs w:val="28"/>
          <w:u w:val="none"/>
          <w:rPrChange w:id="24" w:author="Microsoft Office User" w:date="2021-11-22T10:28:00Z">
            <w:rPr>
              <w:rStyle w:val="Hyperlink"/>
              <w:color w:val="548DD4" w:themeColor="text2" w:themeTint="99"/>
              <w:sz w:val="28"/>
              <w:szCs w:val="28"/>
              <w:u w:val="none"/>
            </w:rPr>
          </w:rPrChange>
        </w:rPr>
        <w:fldChar w:fldCharType="end"/>
      </w:r>
    </w:p>
    <w:p w14:paraId="53E69838" w14:textId="1A7A87F7" w:rsidR="00105880" w:rsidRPr="009740D8" w:rsidRDefault="00CC3F92">
      <w:pPr>
        <w:jc w:val="both"/>
        <w:rPr>
          <w:rFonts w:ascii="Times New Roman" w:hAnsi="Times New Roman" w:cs="Times New Roman"/>
          <w:color w:val="3C78D8"/>
          <w:sz w:val="28"/>
          <w:szCs w:val="28"/>
          <w:rPrChange w:id="25" w:author="Microsoft Office User" w:date="2021-11-22T10:28:00Z">
            <w:rPr>
              <w:color w:val="3C78D8"/>
              <w:sz w:val="28"/>
              <w:szCs w:val="28"/>
            </w:rPr>
          </w:rPrChange>
        </w:rPr>
      </w:pPr>
      <w:r w:rsidRPr="009740D8">
        <w:rPr>
          <w:rFonts w:ascii="Times New Roman" w:hAnsi="Times New Roman" w:cs="Times New Roman"/>
          <w:color w:val="212529"/>
          <w:sz w:val="28"/>
          <w:szCs w:val="28"/>
          <w:rPrChange w:id="26" w:author="Microsoft Office User" w:date="2021-11-22T10:28:00Z">
            <w:rPr>
              <w:color w:val="212529"/>
              <w:sz w:val="28"/>
              <w:szCs w:val="28"/>
            </w:rPr>
          </w:rPrChange>
        </w:rPr>
        <w:t xml:space="preserve">Public Relations:   </w:t>
      </w:r>
      <w:r w:rsidR="009740D8" w:rsidRPr="009740D8">
        <w:rPr>
          <w:rFonts w:ascii="Times New Roman" w:hAnsi="Times New Roman" w:cs="Times New Roman"/>
          <w:rPrChange w:id="27" w:author="Microsoft Office User" w:date="2021-11-22T10:28:00Z">
            <w:rPr/>
          </w:rPrChange>
        </w:rPr>
        <w:fldChar w:fldCharType="begin"/>
      </w:r>
      <w:r w:rsidR="009740D8" w:rsidRPr="009740D8">
        <w:rPr>
          <w:rFonts w:ascii="Times New Roman" w:hAnsi="Times New Roman" w:cs="Times New Roman"/>
          <w:rPrChange w:id="28" w:author="Microsoft Office User" w:date="2021-11-22T10:28:00Z">
            <w:rPr/>
          </w:rPrChange>
        </w:rPr>
        <w:instrText xml:space="preserve"> HYPERLINK "mailto:PR@mail.tecvico.com" </w:instrText>
      </w:r>
      <w:r w:rsidR="009740D8" w:rsidRPr="009740D8">
        <w:rPr>
          <w:rFonts w:ascii="Times New Roman" w:hAnsi="Times New Roman" w:cs="Times New Roman"/>
          <w:rPrChange w:id="29"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30" w:author="Microsoft Office User" w:date="2021-11-22T10:28:00Z">
            <w:rPr>
              <w:rStyle w:val="Hyperlink"/>
              <w:color w:val="548DD4" w:themeColor="text2" w:themeTint="99"/>
              <w:sz w:val="28"/>
              <w:szCs w:val="28"/>
              <w:u w:val="none"/>
            </w:rPr>
          </w:rPrChange>
        </w:rPr>
        <w:t>PR@mail.tecvico.com</w:t>
      </w:r>
      <w:r w:rsidR="009740D8" w:rsidRPr="009740D8">
        <w:rPr>
          <w:rStyle w:val="Hyperlink"/>
          <w:rFonts w:ascii="Times New Roman" w:hAnsi="Times New Roman" w:cs="Times New Roman"/>
          <w:color w:val="548DD4" w:themeColor="text2" w:themeTint="99"/>
          <w:sz w:val="28"/>
          <w:szCs w:val="28"/>
          <w:u w:val="none"/>
          <w:rPrChange w:id="31" w:author="Microsoft Office User" w:date="2021-11-22T10:28:00Z">
            <w:rPr>
              <w:rStyle w:val="Hyperlink"/>
              <w:color w:val="548DD4" w:themeColor="text2" w:themeTint="99"/>
              <w:sz w:val="28"/>
              <w:szCs w:val="28"/>
              <w:u w:val="none"/>
            </w:rPr>
          </w:rPrChange>
        </w:rPr>
        <w:fldChar w:fldCharType="end"/>
      </w:r>
      <w:r w:rsidRPr="009740D8">
        <w:rPr>
          <w:rFonts w:ascii="Times New Roman" w:hAnsi="Times New Roman" w:cs="Times New Roman"/>
          <w:noProof/>
          <w:lang w:val="en-US"/>
          <w:rPrChange w:id="32" w:author="Microsoft Office User" w:date="2021-11-22T10:28:00Z">
            <w:rPr>
              <w:noProof/>
              <w:lang w:val="en-US"/>
            </w:rPr>
          </w:rPrChange>
        </w:rPr>
        <w:drawing>
          <wp:anchor distT="114300" distB="114300" distL="114300" distR="114300" simplePos="0" relativeHeight="251659264" behindDoc="0" locked="0" layoutInCell="1" hidden="0" allowOverlap="1" wp14:anchorId="642E2B05" wp14:editId="5A354E62">
            <wp:simplePos x="0" y="0"/>
            <wp:positionH relativeFrom="column">
              <wp:posOffset>4333875</wp:posOffset>
            </wp:positionH>
            <wp:positionV relativeFrom="paragraph">
              <wp:posOffset>142875</wp:posOffset>
            </wp:positionV>
            <wp:extent cx="376238" cy="376238"/>
            <wp:effectExtent l="0" t="0" r="0" b="0"/>
            <wp:wrapNone/>
            <wp:docPr id="11" name="image15.png">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76238" cy="376238"/>
                    </a:xfrm>
                    <a:prstGeom prst="rect">
                      <a:avLst/>
                    </a:prstGeom>
                    <a:ln/>
                  </pic:spPr>
                </pic:pic>
              </a:graphicData>
            </a:graphic>
          </wp:anchor>
        </w:drawing>
      </w:r>
      <w:r w:rsidRPr="009740D8">
        <w:rPr>
          <w:rFonts w:ascii="Times New Roman" w:hAnsi="Times New Roman" w:cs="Times New Roman"/>
          <w:noProof/>
          <w:lang w:val="en-US"/>
          <w:rPrChange w:id="33" w:author="Microsoft Office User" w:date="2021-11-22T10:28:00Z">
            <w:rPr>
              <w:noProof/>
              <w:lang w:val="en-US"/>
            </w:rPr>
          </w:rPrChange>
        </w:rPr>
        <w:drawing>
          <wp:anchor distT="114300" distB="114300" distL="114300" distR="114300" simplePos="0" relativeHeight="251660288" behindDoc="0" locked="0" layoutInCell="1" hidden="0" allowOverlap="1" wp14:anchorId="4A0CF133" wp14:editId="6D8E0512">
            <wp:simplePos x="0" y="0"/>
            <wp:positionH relativeFrom="column">
              <wp:posOffset>5600700</wp:posOffset>
            </wp:positionH>
            <wp:positionV relativeFrom="paragraph">
              <wp:posOffset>142875</wp:posOffset>
            </wp:positionV>
            <wp:extent cx="409575" cy="385482"/>
            <wp:effectExtent l="0" t="0" r="0" b="0"/>
            <wp:wrapNone/>
            <wp:docPr id="25" name="image20.png">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09575" cy="385482"/>
                    </a:xfrm>
                    <a:prstGeom prst="rect">
                      <a:avLst/>
                    </a:prstGeom>
                    <a:ln/>
                  </pic:spPr>
                </pic:pic>
              </a:graphicData>
            </a:graphic>
          </wp:anchor>
        </w:drawing>
      </w:r>
    </w:p>
    <w:p w14:paraId="506A7AE7" w14:textId="0B09399C" w:rsidR="00105880" w:rsidRPr="009740D8" w:rsidRDefault="00CC3F92">
      <w:pPr>
        <w:jc w:val="both"/>
        <w:rPr>
          <w:rFonts w:ascii="Times New Roman" w:hAnsi="Times New Roman" w:cs="Times New Roman"/>
          <w:color w:val="3C78D8"/>
          <w:sz w:val="28"/>
          <w:szCs w:val="28"/>
          <w:rPrChange w:id="34" w:author="Microsoft Office User" w:date="2021-11-22T10:28:00Z">
            <w:rPr>
              <w:color w:val="3C78D8"/>
              <w:sz w:val="28"/>
              <w:szCs w:val="28"/>
            </w:rPr>
          </w:rPrChange>
        </w:rPr>
      </w:pPr>
      <w:r w:rsidRPr="009740D8">
        <w:rPr>
          <w:rFonts w:ascii="Times New Roman" w:hAnsi="Times New Roman" w:cs="Times New Roman"/>
          <w:color w:val="212529"/>
          <w:sz w:val="28"/>
          <w:szCs w:val="28"/>
          <w:rPrChange w:id="35" w:author="Microsoft Office User" w:date="2021-11-22T10:28:00Z">
            <w:rPr>
              <w:color w:val="212529"/>
              <w:sz w:val="28"/>
              <w:szCs w:val="28"/>
            </w:rPr>
          </w:rPrChange>
        </w:rPr>
        <w:t xml:space="preserve">Advertisement: </w:t>
      </w:r>
      <w:r w:rsidRPr="009740D8">
        <w:rPr>
          <w:rFonts w:ascii="Times New Roman" w:hAnsi="Times New Roman" w:cs="Times New Roman"/>
          <w:color w:val="212529"/>
          <w:sz w:val="28"/>
          <w:szCs w:val="28"/>
          <w:rPrChange w:id="36" w:author="Microsoft Office User" w:date="2021-11-22T10:28:00Z">
            <w:rPr>
              <w:color w:val="212529"/>
              <w:sz w:val="28"/>
              <w:szCs w:val="28"/>
            </w:rPr>
          </w:rPrChange>
        </w:rPr>
        <w:tab/>
        <w:t xml:space="preserve"> </w:t>
      </w:r>
      <w:r w:rsidR="007E0671" w:rsidRPr="009740D8">
        <w:rPr>
          <w:rFonts w:ascii="Times New Roman" w:hAnsi="Times New Roman" w:cs="Times New Roman"/>
          <w:color w:val="212529"/>
          <w:sz w:val="28"/>
          <w:szCs w:val="28"/>
          <w:rPrChange w:id="37" w:author="Microsoft Office User" w:date="2021-11-22T10:28:00Z">
            <w:rPr>
              <w:color w:val="212529"/>
              <w:sz w:val="28"/>
              <w:szCs w:val="28"/>
            </w:rPr>
          </w:rPrChange>
        </w:rPr>
        <w:t xml:space="preserve"> </w:t>
      </w:r>
      <w:r w:rsidR="009740D8" w:rsidRPr="009740D8">
        <w:rPr>
          <w:rFonts w:ascii="Times New Roman" w:hAnsi="Times New Roman" w:cs="Times New Roman"/>
          <w:rPrChange w:id="38" w:author="Microsoft Office User" w:date="2021-11-22T10:28:00Z">
            <w:rPr/>
          </w:rPrChange>
        </w:rPr>
        <w:fldChar w:fldCharType="begin"/>
      </w:r>
      <w:r w:rsidR="009740D8" w:rsidRPr="009740D8">
        <w:rPr>
          <w:rFonts w:ascii="Times New Roman" w:hAnsi="Times New Roman" w:cs="Times New Roman"/>
          <w:rPrChange w:id="39" w:author="Microsoft Office User" w:date="2021-11-22T10:28:00Z">
            <w:rPr/>
          </w:rPrChange>
        </w:rPr>
        <w:instrText xml:space="preserve"> HYPERLINK "mailto:ADV@mail.tecvico.com" </w:instrText>
      </w:r>
      <w:r w:rsidR="009740D8" w:rsidRPr="009740D8">
        <w:rPr>
          <w:rFonts w:ascii="Times New Roman" w:hAnsi="Times New Roman" w:cs="Times New Roman"/>
          <w:rPrChange w:id="40"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41" w:author="Microsoft Office User" w:date="2021-11-22T10:28:00Z">
            <w:rPr>
              <w:rStyle w:val="Hyperlink"/>
              <w:color w:val="548DD4" w:themeColor="text2" w:themeTint="99"/>
              <w:sz w:val="28"/>
              <w:szCs w:val="28"/>
              <w:u w:val="none"/>
            </w:rPr>
          </w:rPrChange>
        </w:rPr>
        <w:t>ADV@mail.tecvico.com</w:t>
      </w:r>
      <w:r w:rsidR="009740D8" w:rsidRPr="009740D8">
        <w:rPr>
          <w:rStyle w:val="Hyperlink"/>
          <w:rFonts w:ascii="Times New Roman" w:hAnsi="Times New Roman" w:cs="Times New Roman"/>
          <w:color w:val="548DD4" w:themeColor="text2" w:themeTint="99"/>
          <w:sz w:val="28"/>
          <w:szCs w:val="28"/>
          <w:u w:val="none"/>
          <w:rPrChange w:id="42" w:author="Microsoft Office User" w:date="2021-11-22T10:28:00Z">
            <w:rPr>
              <w:rStyle w:val="Hyperlink"/>
              <w:color w:val="548DD4" w:themeColor="text2" w:themeTint="99"/>
              <w:sz w:val="28"/>
              <w:szCs w:val="28"/>
              <w:u w:val="none"/>
            </w:rPr>
          </w:rPrChange>
        </w:rPr>
        <w:fldChar w:fldCharType="end"/>
      </w:r>
    </w:p>
    <w:p w14:paraId="1FF9D29A" w14:textId="6F1AEEAA" w:rsidR="00105880" w:rsidRPr="009740D8" w:rsidRDefault="00CC3F92">
      <w:pPr>
        <w:jc w:val="both"/>
        <w:rPr>
          <w:rFonts w:ascii="Times New Roman" w:hAnsi="Times New Roman" w:cs="Times New Roman"/>
          <w:color w:val="3C78D8"/>
          <w:sz w:val="28"/>
          <w:szCs w:val="28"/>
          <w:rPrChange w:id="43" w:author="Microsoft Office User" w:date="2021-11-22T10:28:00Z">
            <w:rPr>
              <w:color w:val="3C78D8"/>
              <w:sz w:val="28"/>
              <w:szCs w:val="28"/>
            </w:rPr>
          </w:rPrChange>
        </w:rPr>
      </w:pPr>
      <w:r w:rsidRPr="009740D8">
        <w:rPr>
          <w:rFonts w:ascii="Times New Roman" w:hAnsi="Times New Roman" w:cs="Times New Roman"/>
          <w:color w:val="212529"/>
          <w:sz w:val="28"/>
          <w:szCs w:val="28"/>
          <w:rPrChange w:id="44" w:author="Microsoft Office User" w:date="2021-11-22T10:28:00Z">
            <w:rPr>
              <w:color w:val="212529"/>
              <w:sz w:val="28"/>
              <w:szCs w:val="28"/>
            </w:rPr>
          </w:rPrChange>
        </w:rPr>
        <w:t xml:space="preserve">Chief Executive Officer:   </w:t>
      </w:r>
      <w:r w:rsidRPr="009740D8">
        <w:rPr>
          <w:rFonts w:ascii="Times New Roman" w:hAnsi="Times New Roman" w:cs="Times New Roman"/>
          <w:color w:val="3C78D8"/>
          <w:sz w:val="28"/>
          <w:szCs w:val="28"/>
          <w:rPrChange w:id="45" w:author="Microsoft Office User" w:date="2021-11-22T10:28:00Z">
            <w:rPr>
              <w:color w:val="3C78D8"/>
              <w:sz w:val="28"/>
              <w:szCs w:val="28"/>
            </w:rPr>
          </w:rPrChange>
        </w:rPr>
        <w:t xml:space="preserve"> </w:t>
      </w:r>
      <w:r w:rsidR="009740D8" w:rsidRPr="009740D8">
        <w:rPr>
          <w:rFonts w:ascii="Times New Roman" w:hAnsi="Times New Roman" w:cs="Times New Roman"/>
          <w:rPrChange w:id="46" w:author="Microsoft Office User" w:date="2021-11-22T10:28:00Z">
            <w:rPr/>
          </w:rPrChange>
        </w:rPr>
        <w:fldChar w:fldCharType="begin"/>
      </w:r>
      <w:r w:rsidR="009740D8" w:rsidRPr="009740D8">
        <w:rPr>
          <w:rFonts w:ascii="Times New Roman" w:hAnsi="Times New Roman" w:cs="Times New Roman"/>
          <w:rPrChange w:id="47" w:author="Microsoft Office User" w:date="2021-11-22T10:28:00Z">
            <w:rPr/>
          </w:rPrChange>
        </w:rPr>
        <w:instrText xml:space="preserve"> HYPERLINK "mailto:CEO@mail.tecvico.com" </w:instrText>
      </w:r>
      <w:r w:rsidR="009740D8" w:rsidRPr="009740D8">
        <w:rPr>
          <w:rFonts w:ascii="Times New Roman" w:hAnsi="Times New Roman" w:cs="Times New Roman"/>
          <w:rPrChange w:id="48"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49" w:author="Microsoft Office User" w:date="2021-11-22T10:28:00Z">
            <w:rPr>
              <w:rStyle w:val="Hyperlink"/>
              <w:color w:val="548DD4" w:themeColor="text2" w:themeTint="99"/>
              <w:sz w:val="28"/>
              <w:szCs w:val="28"/>
              <w:u w:val="none"/>
            </w:rPr>
          </w:rPrChange>
        </w:rPr>
        <w:t>CEO@mail.tecvico.com</w:t>
      </w:r>
      <w:r w:rsidR="009740D8" w:rsidRPr="009740D8">
        <w:rPr>
          <w:rStyle w:val="Hyperlink"/>
          <w:rFonts w:ascii="Times New Roman" w:hAnsi="Times New Roman" w:cs="Times New Roman"/>
          <w:color w:val="548DD4" w:themeColor="text2" w:themeTint="99"/>
          <w:sz w:val="28"/>
          <w:szCs w:val="28"/>
          <w:u w:val="none"/>
          <w:rPrChange w:id="50" w:author="Microsoft Office User" w:date="2021-11-22T10:28:00Z">
            <w:rPr>
              <w:rStyle w:val="Hyperlink"/>
              <w:color w:val="548DD4" w:themeColor="text2" w:themeTint="99"/>
              <w:sz w:val="28"/>
              <w:szCs w:val="28"/>
              <w:u w:val="none"/>
            </w:rPr>
          </w:rPrChange>
        </w:rPr>
        <w:fldChar w:fldCharType="end"/>
      </w:r>
      <w:r w:rsidRPr="009740D8">
        <w:rPr>
          <w:rFonts w:ascii="Times New Roman" w:hAnsi="Times New Roman" w:cs="Times New Roman"/>
          <w:noProof/>
          <w:lang w:val="en-US"/>
          <w:rPrChange w:id="51" w:author="Microsoft Office User" w:date="2021-11-22T10:28:00Z">
            <w:rPr>
              <w:noProof/>
              <w:lang w:val="en-US"/>
            </w:rPr>
          </w:rPrChange>
        </w:rPr>
        <w:drawing>
          <wp:anchor distT="114300" distB="114300" distL="114300" distR="114300" simplePos="0" relativeHeight="251661312" behindDoc="0" locked="0" layoutInCell="1" hidden="0" allowOverlap="1" wp14:anchorId="7C6571AE" wp14:editId="5AC72103">
            <wp:simplePos x="0" y="0"/>
            <wp:positionH relativeFrom="column">
              <wp:posOffset>5600700</wp:posOffset>
            </wp:positionH>
            <wp:positionV relativeFrom="paragraph">
              <wp:posOffset>266700</wp:posOffset>
            </wp:positionV>
            <wp:extent cx="404813" cy="381000"/>
            <wp:effectExtent l="0" t="0" r="0" b="0"/>
            <wp:wrapNone/>
            <wp:docPr id="1" name="image3.png">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04813" cy="381000"/>
                    </a:xfrm>
                    <a:prstGeom prst="rect">
                      <a:avLst/>
                    </a:prstGeom>
                    <a:ln/>
                  </pic:spPr>
                </pic:pic>
              </a:graphicData>
            </a:graphic>
          </wp:anchor>
        </w:drawing>
      </w:r>
      <w:r w:rsidRPr="009740D8">
        <w:rPr>
          <w:rFonts w:ascii="Times New Roman" w:hAnsi="Times New Roman" w:cs="Times New Roman"/>
          <w:noProof/>
          <w:lang w:val="en-US"/>
          <w:rPrChange w:id="52" w:author="Microsoft Office User" w:date="2021-11-22T10:28:00Z">
            <w:rPr>
              <w:noProof/>
              <w:lang w:val="en-US"/>
            </w:rPr>
          </w:rPrChange>
        </w:rPr>
        <w:drawing>
          <wp:anchor distT="114300" distB="114300" distL="114300" distR="114300" simplePos="0" relativeHeight="251662336" behindDoc="0" locked="0" layoutInCell="1" hidden="0" allowOverlap="1" wp14:anchorId="244A5339" wp14:editId="52677118">
            <wp:simplePos x="0" y="0"/>
            <wp:positionH relativeFrom="column">
              <wp:posOffset>4333875</wp:posOffset>
            </wp:positionH>
            <wp:positionV relativeFrom="paragraph">
              <wp:posOffset>276225</wp:posOffset>
            </wp:positionV>
            <wp:extent cx="381000" cy="361950"/>
            <wp:effectExtent l="0" t="0" r="0" b="0"/>
            <wp:wrapNone/>
            <wp:docPr id="9" name="image7.png">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81000" cy="361950"/>
                    </a:xfrm>
                    <a:prstGeom prst="rect">
                      <a:avLst/>
                    </a:prstGeom>
                    <a:ln/>
                  </pic:spPr>
                </pic:pic>
              </a:graphicData>
            </a:graphic>
          </wp:anchor>
        </w:drawing>
      </w:r>
    </w:p>
    <w:p w14:paraId="4E1119E3" w14:textId="452A1200" w:rsidR="00105880" w:rsidRPr="009740D8" w:rsidRDefault="00CC3F92">
      <w:pPr>
        <w:jc w:val="both"/>
        <w:rPr>
          <w:rFonts w:ascii="Times New Roman" w:hAnsi="Times New Roman" w:cs="Times New Roman"/>
          <w:color w:val="3C78D8"/>
          <w:sz w:val="28"/>
          <w:szCs w:val="28"/>
          <w:rPrChange w:id="53" w:author="Microsoft Office User" w:date="2021-11-22T10:28:00Z">
            <w:rPr>
              <w:color w:val="3C78D8"/>
              <w:sz w:val="28"/>
              <w:szCs w:val="28"/>
            </w:rPr>
          </w:rPrChange>
        </w:rPr>
      </w:pPr>
      <w:r w:rsidRPr="009740D8">
        <w:rPr>
          <w:rFonts w:ascii="Times New Roman" w:hAnsi="Times New Roman" w:cs="Times New Roman"/>
          <w:color w:val="212529"/>
          <w:sz w:val="28"/>
          <w:szCs w:val="28"/>
          <w:rPrChange w:id="54" w:author="Microsoft Office User" w:date="2021-11-22T10:28:00Z">
            <w:rPr>
              <w:color w:val="212529"/>
              <w:sz w:val="28"/>
              <w:szCs w:val="28"/>
            </w:rPr>
          </w:rPrChange>
        </w:rPr>
        <w:t xml:space="preserve">Chief Technology Officer: </w:t>
      </w:r>
      <w:r w:rsidR="009740D8" w:rsidRPr="009740D8">
        <w:rPr>
          <w:rFonts w:ascii="Times New Roman" w:hAnsi="Times New Roman" w:cs="Times New Roman"/>
          <w:rPrChange w:id="55" w:author="Microsoft Office User" w:date="2021-11-22T10:28:00Z">
            <w:rPr/>
          </w:rPrChange>
        </w:rPr>
        <w:fldChar w:fldCharType="begin"/>
      </w:r>
      <w:r w:rsidR="009740D8" w:rsidRPr="009740D8">
        <w:rPr>
          <w:rFonts w:ascii="Times New Roman" w:hAnsi="Times New Roman" w:cs="Times New Roman"/>
          <w:rPrChange w:id="56" w:author="Microsoft Office User" w:date="2021-11-22T10:28:00Z">
            <w:rPr/>
          </w:rPrChange>
        </w:rPr>
        <w:instrText xml:space="preserve"> HYPERLINK "mailto:CTO@mail.tecvico.com" \h </w:instrText>
      </w:r>
      <w:r w:rsidR="009740D8" w:rsidRPr="009740D8">
        <w:rPr>
          <w:rFonts w:ascii="Times New Roman" w:hAnsi="Times New Roman" w:cs="Times New Roman"/>
          <w:rPrChange w:id="57" w:author="Microsoft Office User" w:date="2021-11-22T10:28:00Z">
            <w:rPr/>
          </w:rPrChange>
        </w:rPr>
        <w:fldChar w:fldCharType="separate"/>
      </w:r>
      <w:r w:rsidRPr="009740D8">
        <w:rPr>
          <w:rFonts w:ascii="Times New Roman" w:hAnsi="Times New Roman" w:cs="Times New Roman"/>
          <w:color w:val="548DD4" w:themeColor="text2" w:themeTint="99"/>
          <w:sz w:val="28"/>
          <w:szCs w:val="28"/>
          <w:rPrChange w:id="58" w:author="Microsoft Office User" w:date="2021-11-22T10:28:00Z">
            <w:rPr>
              <w:color w:val="548DD4" w:themeColor="text2" w:themeTint="99"/>
              <w:sz w:val="28"/>
              <w:szCs w:val="28"/>
            </w:rPr>
          </w:rPrChange>
        </w:rPr>
        <w:t>CTO@mail.tecvico.com</w:t>
      </w:r>
      <w:r w:rsidR="009740D8" w:rsidRPr="009740D8">
        <w:rPr>
          <w:rFonts w:ascii="Times New Roman" w:hAnsi="Times New Roman" w:cs="Times New Roman"/>
          <w:color w:val="548DD4" w:themeColor="text2" w:themeTint="99"/>
          <w:sz w:val="28"/>
          <w:szCs w:val="28"/>
          <w:rPrChange w:id="59" w:author="Microsoft Office User" w:date="2021-11-22T10:28:00Z">
            <w:rPr>
              <w:color w:val="548DD4" w:themeColor="text2" w:themeTint="99"/>
              <w:sz w:val="28"/>
              <w:szCs w:val="28"/>
            </w:rPr>
          </w:rPrChange>
        </w:rPr>
        <w:fldChar w:fldCharType="end"/>
      </w:r>
    </w:p>
    <w:p w14:paraId="011AFF4C" w14:textId="6D2BFE2C" w:rsidR="00105880" w:rsidRPr="009740D8" w:rsidRDefault="00CC3F92">
      <w:pPr>
        <w:jc w:val="both"/>
        <w:rPr>
          <w:rFonts w:ascii="Times New Roman" w:hAnsi="Times New Roman" w:cs="Times New Roman"/>
          <w:color w:val="3C78D8"/>
          <w:sz w:val="28"/>
          <w:szCs w:val="28"/>
          <w:rPrChange w:id="60" w:author="Microsoft Office User" w:date="2021-11-22T10:28:00Z">
            <w:rPr>
              <w:color w:val="3C78D8"/>
              <w:sz w:val="28"/>
              <w:szCs w:val="28"/>
            </w:rPr>
          </w:rPrChange>
        </w:rPr>
      </w:pPr>
      <w:r w:rsidRPr="009740D8">
        <w:rPr>
          <w:rFonts w:ascii="Times New Roman" w:hAnsi="Times New Roman" w:cs="Times New Roman"/>
          <w:color w:val="212529"/>
          <w:sz w:val="28"/>
          <w:szCs w:val="28"/>
          <w:rPrChange w:id="61" w:author="Microsoft Office User" w:date="2021-11-22T10:28:00Z">
            <w:rPr>
              <w:color w:val="212529"/>
              <w:sz w:val="28"/>
              <w:szCs w:val="28"/>
            </w:rPr>
          </w:rPrChange>
        </w:rPr>
        <w:t xml:space="preserve">Research Director: </w:t>
      </w:r>
      <w:r w:rsidR="009740D8" w:rsidRPr="009740D8">
        <w:rPr>
          <w:rFonts w:ascii="Times New Roman" w:hAnsi="Times New Roman" w:cs="Times New Roman"/>
          <w:rPrChange w:id="62" w:author="Microsoft Office User" w:date="2021-11-22T10:28:00Z">
            <w:rPr/>
          </w:rPrChange>
        </w:rPr>
        <w:fldChar w:fldCharType="begin"/>
      </w:r>
      <w:r w:rsidR="009740D8" w:rsidRPr="009740D8">
        <w:rPr>
          <w:rFonts w:ascii="Times New Roman" w:hAnsi="Times New Roman" w:cs="Times New Roman"/>
          <w:rPrChange w:id="63" w:author="Microsoft Office User" w:date="2021-11-22T10:28:00Z">
            <w:rPr/>
          </w:rPrChange>
        </w:rPr>
        <w:instrText xml:space="preserve"> HYPERLINK "mailto:RD@mail.tecvico.com" </w:instrText>
      </w:r>
      <w:r w:rsidR="009740D8" w:rsidRPr="009740D8">
        <w:rPr>
          <w:rFonts w:ascii="Times New Roman" w:hAnsi="Times New Roman" w:cs="Times New Roman"/>
          <w:rPrChange w:id="64"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65" w:author="Microsoft Office User" w:date="2021-11-22T10:28:00Z">
            <w:rPr>
              <w:rStyle w:val="Hyperlink"/>
              <w:color w:val="548DD4" w:themeColor="text2" w:themeTint="99"/>
              <w:sz w:val="28"/>
              <w:szCs w:val="28"/>
              <w:u w:val="none"/>
            </w:rPr>
          </w:rPrChange>
        </w:rPr>
        <w:t>RD@mail.tecvico.com</w:t>
      </w:r>
      <w:r w:rsidR="009740D8" w:rsidRPr="009740D8">
        <w:rPr>
          <w:rStyle w:val="Hyperlink"/>
          <w:rFonts w:ascii="Times New Roman" w:hAnsi="Times New Roman" w:cs="Times New Roman"/>
          <w:color w:val="548DD4" w:themeColor="text2" w:themeTint="99"/>
          <w:sz w:val="28"/>
          <w:szCs w:val="28"/>
          <w:u w:val="none"/>
          <w:rPrChange w:id="66" w:author="Microsoft Office User" w:date="2021-11-22T10:28:00Z">
            <w:rPr>
              <w:rStyle w:val="Hyperlink"/>
              <w:color w:val="548DD4" w:themeColor="text2" w:themeTint="99"/>
              <w:sz w:val="28"/>
              <w:szCs w:val="28"/>
              <w:u w:val="none"/>
            </w:rPr>
          </w:rPrChange>
        </w:rPr>
        <w:fldChar w:fldCharType="end"/>
      </w:r>
      <w:r w:rsidRPr="009740D8">
        <w:rPr>
          <w:rFonts w:ascii="Times New Roman" w:hAnsi="Times New Roman" w:cs="Times New Roman"/>
          <w:noProof/>
          <w:lang w:val="en-US"/>
          <w:rPrChange w:id="67" w:author="Microsoft Office User" w:date="2021-11-22T10:28:00Z">
            <w:rPr>
              <w:noProof/>
              <w:lang w:val="en-US"/>
            </w:rPr>
          </w:rPrChange>
        </w:rPr>
        <w:drawing>
          <wp:anchor distT="114300" distB="114300" distL="114300" distR="114300" simplePos="0" relativeHeight="251663360" behindDoc="0" locked="0" layoutInCell="1" hidden="0" allowOverlap="1" wp14:anchorId="656A992E" wp14:editId="45837664">
            <wp:simplePos x="0" y="0"/>
            <wp:positionH relativeFrom="column">
              <wp:posOffset>4953000</wp:posOffset>
            </wp:positionH>
            <wp:positionV relativeFrom="paragraph">
              <wp:posOffset>142875</wp:posOffset>
            </wp:positionV>
            <wp:extent cx="381000" cy="381000"/>
            <wp:effectExtent l="0" t="0" r="0" b="0"/>
            <wp:wrapNone/>
            <wp:docPr id="34" name="image28.png">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81000" cy="381000"/>
                    </a:xfrm>
                    <a:prstGeom prst="rect">
                      <a:avLst/>
                    </a:prstGeom>
                    <a:ln/>
                  </pic:spPr>
                </pic:pic>
              </a:graphicData>
            </a:graphic>
          </wp:anchor>
        </w:drawing>
      </w:r>
    </w:p>
    <w:p w14:paraId="03C0B452" w14:textId="33858680" w:rsidR="00105880" w:rsidRPr="009740D8" w:rsidRDefault="00CC3F92">
      <w:pPr>
        <w:jc w:val="both"/>
        <w:rPr>
          <w:rFonts w:ascii="Times New Roman" w:hAnsi="Times New Roman" w:cs="Times New Roman"/>
          <w:color w:val="3C78D8"/>
          <w:sz w:val="28"/>
          <w:szCs w:val="28"/>
          <w:rPrChange w:id="68" w:author="Microsoft Office User" w:date="2021-11-22T10:28:00Z">
            <w:rPr>
              <w:color w:val="3C78D8"/>
              <w:sz w:val="28"/>
              <w:szCs w:val="28"/>
            </w:rPr>
          </w:rPrChange>
        </w:rPr>
      </w:pPr>
      <w:r w:rsidRPr="009740D8">
        <w:rPr>
          <w:rFonts w:ascii="Times New Roman" w:hAnsi="Times New Roman" w:cs="Times New Roman"/>
          <w:color w:val="212529"/>
          <w:sz w:val="28"/>
          <w:szCs w:val="28"/>
          <w:rPrChange w:id="69" w:author="Microsoft Office User" w:date="2021-11-22T10:28:00Z">
            <w:rPr>
              <w:color w:val="212529"/>
              <w:sz w:val="28"/>
              <w:szCs w:val="28"/>
            </w:rPr>
          </w:rPrChange>
        </w:rPr>
        <w:t xml:space="preserve">Industry Director:  </w:t>
      </w:r>
      <w:r w:rsidRPr="009740D8">
        <w:rPr>
          <w:rFonts w:ascii="Times New Roman" w:hAnsi="Times New Roman" w:cs="Times New Roman"/>
          <w:color w:val="548DD4" w:themeColor="text2" w:themeTint="99"/>
          <w:sz w:val="28"/>
          <w:szCs w:val="28"/>
          <w:rPrChange w:id="70" w:author="Microsoft Office User" w:date="2021-11-22T10:28:00Z">
            <w:rPr>
              <w:color w:val="548DD4" w:themeColor="text2" w:themeTint="99"/>
              <w:sz w:val="28"/>
              <w:szCs w:val="28"/>
            </w:rPr>
          </w:rPrChange>
        </w:rPr>
        <w:t xml:space="preserve"> </w:t>
      </w:r>
      <w:r w:rsidR="009740D8" w:rsidRPr="009740D8">
        <w:rPr>
          <w:rFonts w:ascii="Times New Roman" w:hAnsi="Times New Roman" w:cs="Times New Roman"/>
          <w:rPrChange w:id="71" w:author="Microsoft Office User" w:date="2021-11-22T10:28:00Z">
            <w:rPr/>
          </w:rPrChange>
        </w:rPr>
        <w:fldChar w:fldCharType="begin"/>
      </w:r>
      <w:r w:rsidR="009740D8" w:rsidRPr="009740D8">
        <w:rPr>
          <w:rFonts w:ascii="Times New Roman" w:hAnsi="Times New Roman" w:cs="Times New Roman"/>
          <w:rPrChange w:id="72" w:author="Microsoft Office User" w:date="2021-11-22T10:28:00Z">
            <w:rPr/>
          </w:rPrChange>
        </w:rPr>
        <w:instrText xml:space="preserve"> HYPERLINK "mailto:ID@mail.tecvico.com" </w:instrText>
      </w:r>
      <w:r w:rsidR="009740D8" w:rsidRPr="009740D8">
        <w:rPr>
          <w:rFonts w:ascii="Times New Roman" w:hAnsi="Times New Roman" w:cs="Times New Roman"/>
          <w:rPrChange w:id="73" w:author="Microsoft Office User" w:date="2021-11-22T10:28:00Z">
            <w:rPr/>
          </w:rPrChange>
        </w:rPr>
        <w:fldChar w:fldCharType="separate"/>
      </w:r>
      <w:r w:rsidRPr="009740D8">
        <w:rPr>
          <w:rStyle w:val="Hyperlink"/>
          <w:rFonts w:ascii="Times New Roman" w:hAnsi="Times New Roman" w:cs="Times New Roman"/>
          <w:color w:val="548DD4" w:themeColor="text2" w:themeTint="99"/>
          <w:sz w:val="28"/>
          <w:szCs w:val="28"/>
          <w:u w:val="none"/>
          <w:rPrChange w:id="74" w:author="Microsoft Office User" w:date="2021-11-22T10:28:00Z">
            <w:rPr>
              <w:rStyle w:val="Hyperlink"/>
              <w:color w:val="548DD4" w:themeColor="text2" w:themeTint="99"/>
              <w:sz w:val="28"/>
              <w:szCs w:val="28"/>
              <w:u w:val="none"/>
            </w:rPr>
          </w:rPrChange>
        </w:rPr>
        <w:t>ID@mail.tecvico.com</w:t>
      </w:r>
      <w:r w:rsidR="009740D8" w:rsidRPr="009740D8">
        <w:rPr>
          <w:rStyle w:val="Hyperlink"/>
          <w:rFonts w:ascii="Times New Roman" w:hAnsi="Times New Roman" w:cs="Times New Roman"/>
          <w:color w:val="548DD4" w:themeColor="text2" w:themeTint="99"/>
          <w:sz w:val="28"/>
          <w:szCs w:val="28"/>
          <w:u w:val="none"/>
          <w:rPrChange w:id="75" w:author="Microsoft Office User" w:date="2021-11-22T10:28:00Z">
            <w:rPr>
              <w:rStyle w:val="Hyperlink"/>
              <w:color w:val="548DD4" w:themeColor="text2" w:themeTint="99"/>
              <w:sz w:val="28"/>
              <w:szCs w:val="28"/>
              <w:u w:val="none"/>
            </w:rPr>
          </w:rPrChange>
        </w:rPr>
        <w:fldChar w:fldCharType="end"/>
      </w:r>
    </w:p>
    <w:p w14:paraId="12D259A0" w14:textId="1565F32D" w:rsidR="00105880" w:rsidRPr="009740D8" w:rsidRDefault="00CC3F92">
      <w:pPr>
        <w:jc w:val="both"/>
        <w:rPr>
          <w:rFonts w:ascii="Times New Roman" w:hAnsi="Times New Roman" w:cs="Times New Roman"/>
          <w:color w:val="3C78D8"/>
          <w:sz w:val="28"/>
          <w:szCs w:val="28"/>
          <w:rPrChange w:id="76" w:author="Microsoft Office User" w:date="2021-11-22T10:28:00Z">
            <w:rPr>
              <w:color w:val="3C78D8"/>
              <w:sz w:val="28"/>
              <w:szCs w:val="28"/>
            </w:rPr>
          </w:rPrChange>
        </w:rPr>
      </w:pPr>
      <w:r w:rsidRPr="009740D8">
        <w:rPr>
          <w:rFonts w:ascii="Times New Roman" w:hAnsi="Times New Roman" w:cs="Times New Roman"/>
          <w:color w:val="212529"/>
          <w:sz w:val="28"/>
          <w:szCs w:val="28"/>
          <w:rPrChange w:id="77" w:author="Microsoft Office User" w:date="2021-11-22T10:28:00Z">
            <w:rPr>
              <w:color w:val="212529"/>
              <w:sz w:val="28"/>
              <w:szCs w:val="28"/>
            </w:rPr>
          </w:rPrChange>
        </w:rPr>
        <w:t xml:space="preserve">Competition Director: </w:t>
      </w:r>
      <w:r w:rsidR="009740D8" w:rsidRPr="009740D8">
        <w:rPr>
          <w:rFonts w:ascii="Times New Roman" w:hAnsi="Times New Roman" w:cs="Times New Roman"/>
          <w:rPrChange w:id="78" w:author="Microsoft Office User" w:date="2021-11-22T10:28:00Z">
            <w:rPr/>
          </w:rPrChange>
        </w:rPr>
        <w:fldChar w:fldCharType="begin"/>
      </w:r>
      <w:r w:rsidR="009740D8" w:rsidRPr="009740D8">
        <w:rPr>
          <w:rFonts w:ascii="Times New Roman" w:hAnsi="Times New Roman" w:cs="Times New Roman"/>
          <w:rPrChange w:id="79" w:author="Microsoft Office User" w:date="2021-11-22T10:28:00Z">
            <w:rPr/>
          </w:rPrChange>
        </w:rPr>
        <w:instrText xml:space="preserve"> HYPERLINK "mailto:CD@mail.tecvico.com" </w:instrText>
      </w:r>
      <w:r w:rsidR="009740D8" w:rsidRPr="009740D8">
        <w:rPr>
          <w:rFonts w:ascii="Times New Roman" w:hAnsi="Times New Roman" w:cs="Times New Roman"/>
          <w:rPrChange w:id="80" w:author="Microsoft Office User" w:date="2021-11-22T10:28:00Z">
            <w:rPr/>
          </w:rPrChange>
        </w:rPr>
        <w:fldChar w:fldCharType="separate"/>
      </w:r>
      <w:r w:rsidR="007E0671" w:rsidRPr="009740D8">
        <w:rPr>
          <w:rStyle w:val="Hyperlink"/>
          <w:rFonts w:ascii="Times New Roman" w:hAnsi="Times New Roman" w:cs="Times New Roman"/>
          <w:color w:val="548DD4" w:themeColor="text2" w:themeTint="99"/>
          <w:sz w:val="28"/>
          <w:szCs w:val="28"/>
          <w:u w:val="none"/>
          <w:rPrChange w:id="81" w:author="Microsoft Office User" w:date="2021-11-22T10:28:00Z">
            <w:rPr>
              <w:rStyle w:val="Hyperlink"/>
              <w:color w:val="548DD4" w:themeColor="text2" w:themeTint="99"/>
              <w:sz w:val="28"/>
              <w:szCs w:val="28"/>
              <w:u w:val="none"/>
            </w:rPr>
          </w:rPrChange>
        </w:rPr>
        <w:t>CD@mail.tecvico.com</w:t>
      </w:r>
      <w:r w:rsidR="009740D8" w:rsidRPr="009740D8">
        <w:rPr>
          <w:rStyle w:val="Hyperlink"/>
          <w:rFonts w:ascii="Times New Roman" w:hAnsi="Times New Roman" w:cs="Times New Roman"/>
          <w:color w:val="548DD4" w:themeColor="text2" w:themeTint="99"/>
          <w:sz w:val="28"/>
          <w:szCs w:val="28"/>
          <w:u w:val="none"/>
          <w:rPrChange w:id="82" w:author="Microsoft Office User" w:date="2021-11-22T10:28:00Z">
            <w:rPr>
              <w:rStyle w:val="Hyperlink"/>
              <w:color w:val="548DD4" w:themeColor="text2" w:themeTint="99"/>
              <w:sz w:val="28"/>
              <w:szCs w:val="28"/>
              <w:u w:val="none"/>
            </w:rPr>
          </w:rPrChange>
        </w:rPr>
        <w:fldChar w:fldCharType="end"/>
      </w:r>
    </w:p>
    <w:p w14:paraId="2AC51811" w14:textId="77777777" w:rsidR="00105880" w:rsidRPr="009740D8" w:rsidRDefault="00105880">
      <w:pPr>
        <w:jc w:val="both"/>
        <w:rPr>
          <w:rFonts w:ascii="Times New Roman" w:hAnsi="Times New Roman" w:cs="Times New Roman"/>
          <w:b/>
          <w:sz w:val="28"/>
          <w:szCs w:val="28"/>
          <w:rPrChange w:id="83" w:author="Microsoft Office User" w:date="2021-11-22T10:28:00Z">
            <w:rPr>
              <w:b/>
              <w:sz w:val="28"/>
              <w:szCs w:val="28"/>
            </w:rPr>
          </w:rPrChange>
        </w:rPr>
      </w:pPr>
    </w:p>
    <w:p w14:paraId="6638FC93" w14:textId="77777777" w:rsidR="00105880" w:rsidRPr="009740D8" w:rsidRDefault="00105880">
      <w:pPr>
        <w:jc w:val="both"/>
        <w:rPr>
          <w:rFonts w:ascii="Times New Roman" w:hAnsi="Times New Roman" w:cs="Times New Roman"/>
          <w:b/>
          <w:sz w:val="32"/>
          <w:szCs w:val="32"/>
          <w:rPrChange w:id="84" w:author="Microsoft Office User" w:date="2021-11-22T10:28:00Z">
            <w:rPr>
              <w:b/>
              <w:sz w:val="32"/>
              <w:szCs w:val="32"/>
            </w:rPr>
          </w:rPrChange>
        </w:rPr>
      </w:pPr>
    </w:p>
    <w:p w14:paraId="333E92DB" w14:textId="77777777" w:rsidR="00105880" w:rsidRPr="009740D8" w:rsidRDefault="00105880">
      <w:pPr>
        <w:jc w:val="both"/>
        <w:rPr>
          <w:rFonts w:ascii="Times New Roman" w:hAnsi="Times New Roman" w:cs="Times New Roman"/>
          <w:sz w:val="32"/>
          <w:szCs w:val="32"/>
          <w:rPrChange w:id="85" w:author="Microsoft Office User" w:date="2021-11-22T10:28:00Z">
            <w:rPr>
              <w:sz w:val="32"/>
              <w:szCs w:val="32"/>
            </w:rPr>
          </w:rPrChange>
        </w:rPr>
      </w:pPr>
    </w:p>
    <w:p w14:paraId="0294B447" w14:textId="77777777" w:rsidR="00105880" w:rsidRPr="009740D8" w:rsidRDefault="00CC3F92">
      <w:pPr>
        <w:jc w:val="both"/>
        <w:rPr>
          <w:rFonts w:ascii="Times New Roman" w:hAnsi="Times New Roman" w:cs="Times New Roman"/>
          <w:sz w:val="30"/>
          <w:szCs w:val="30"/>
          <w:rPrChange w:id="86" w:author="Microsoft Office User" w:date="2021-11-22T10:28:00Z">
            <w:rPr>
              <w:sz w:val="30"/>
              <w:szCs w:val="30"/>
            </w:rPr>
          </w:rPrChange>
        </w:rPr>
      </w:pPr>
      <w:r w:rsidRPr="009740D8">
        <w:rPr>
          <w:rFonts w:ascii="Times New Roman" w:hAnsi="Times New Roman" w:cs="Times New Roman"/>
          <w:sz w:val="30"/>
          <w:szCs w:val="30"/>
          <w:rPrChange w:id="87" w:author="Microsoft Office User" w:date="2021-11-22T10:28:00Z">
            <w:rPr>
              <w:sz w:val="30"/>
              <w:szCs w:val="30"/>
            </w:rPr>
          </w:rPrChange>
        </w:rPr>
        <w:lastRenderedPageBreak/>
        <w:t>In this guideline, we first aim at explaining the sections of the site, then explaining on how everybody can apply for projects in accordance with each role.</w:t>
      </w:r>
    </w:p>
    <w:p w14:paraId="1DD4BDAB" w14:textId="77777777" w:rsidR="00105880" w:rsidRPr="009740D8" w:rsidRDefault="00105880">
      <w:pPr>
        <w:jc w:val="both"/>
        <w:rPr>
          <w:rFonts w:ascii="Times New Roman" w:hAnsi="Times New Roman" w:cs="Times New Roman"/>
          <w:sz w:val="30"/>
          <w:szCs w:val="30"/>
          <w:rPrChange w:id="88" w:author="Microsoft Office User" w:date="2021-11-22T10:28:00Z">
            <w:rPr>
              <w:sz w:val="30"/>
              <w:szCs w:val="30"/>
            </w:rPr>
          </w:rPrChange>
        </w:rPr>
      </w:pPr>
    </w:p>
    <w:p w14:paraId="057D139B" w14:textId="77777777" w:rsidR="00105880" w:rsidRPr="009740D8" w:rsidRDefault="00CC3F92">
      <w:pPr>
        <w:jc w:val="both"/>
        <w:rPr>
          <w:rFonts w:ascii="Times New Roman" w:hAnsi="Times New Roman" w:cs="Times New Roman"/>
          <w:sz w:val="32"/>
          <w:szCs w:val="32"/>
          <w:rPrChange w:id="89" w:author="Microsoft Office User" w:date="2021-11-22T10:28:00Z">
            <w:rPr>
              <w:sz w:val="32"/>
              <w:szCs w:val="32"/>
            </w:rPr>
          </w:rPrChange>
        </w:rPr>
      </w:pPr>
      <w:r w:rsidRPr="009740D8">
        <w:rPr>
          <w:rFonts w:ascii="Times New Roman" w:hAnsi="Times New Roman" w:cs="Times New Roman"/>
          <w:sz w:val="32"/>
          <w:szCs w:val="32"/>
          <w:rPrChange w:id="90" w:author="Microsoft Office User" w:date="2021-11-22T10:28:00Z">
            <w:rPr>
              <w:sz w:val="32"/>
              <w:szCs w:val="32"/>
            </w:rPr>
          </w:rPrChange>
        </w:rPr>
        <w:t>Before login, on main page of the site, you can observe following bottoms as follows:</w:t>
      </w:r>
    </w:p>
    <w:p w14:paraId="2A65DA8E" w14:textId="77777777" w:rsidR="00105880" w:rsidRPr="009740D8" w:rsidRDefault="00105880">
      <w:pPr>
        <w:jc w:val="both"/>
        <w:rPr>
          <w:rFonts w:ascii="Times New Roman" w:hAnsi="Times New Roman" w:cs="Times New Roman"/>
          <w:sz w:val="32"/>
          <w:szCs w:val="32"/>
          <w:rPrChange w:id="91" w:author="Microsoft Office User" w:date="2021-11-22T10:28:00Z">
            <w:rPr>
              <w:sz w:val="32"/>
              <w:szCs w:val="32"/>
            </w:rPr>
          </w:rPrChange>
        </w:rPr>
      </w:pPr>
    </w:p>
    <w:p w14:paraId="207E4ABC" w14:textId="77777777" w:rsidR="00105880" w:rsidRPr="009740D8" w:rsidRDefault="009740D8">
      <w:pPr>
        <w:numPr>
          <w:ilvl w:val="0"/>
          <w:numId w:val="3"/>
        </w:numPr>
        <w:jc w:val="both"/>
        <w:rPr>
          <w:rFonts w:ascii="Times New Roman" w:hAnsi="Times New Roman" w:cs="Times New Roman"/>
          <w:sz w:val="32"/>
          <w:szCs w:val="32"/>
          <w:rPrChange w:id="92" w:author="Microsoft Office User" w:date="2021-11-22T10:28:00Z">
            <w:rPr>
              <w:sz w:val="32"/>
              <w:szCs w:val="32"/>
            </w:rPr>
          </w:rPrChange>
        </w:rPr>
      </w:pPr>
      <w:r w:rsidRPr="009740D8">
        <w:rPr>
          <w:rFonts w:ascii="Times New Roman" w:hAnsi="Times New Roman" w:cs="Times New Roman"/>
          <w:rPrChange w:id="93" w:author="Microsoft Office User" w:date="2021-11-22T10:28:00Z">
            <w:rPr/>
          </w:rPrChange>
        </w:rPr>
        <w:fldChar w:fldCharType="begin"/>
      </w:r>
      <w:r w:rsidRPr="009740D8">
        <w:rPr>
          <w:rFonts w:ascii="Times New Roman" w:hAnsi="Times New Roman" w:cs="Times New Roman"/>
          <w:rPrChange w:id="94" w:author="Microsoft Office User" w:date="2021-11-22T10:28:00Z">
            <w:rPr/>
          </w:rPrChange>
        </w:rPr>
        <w:instrText xml:space="preserve"> HYPERLINK </w:instrText>
      </w:r>
      <w:r w:rsidRPr="009740D8">
        <w:rPr>
          <w:rFonts w:ascii="Times New Roman" w:hAnsi="Times New Roman" w:cs="Times New Roman"/>
          <w:rPrChange w:id="95" w:author="Microsoft Office User" w:date="2021-11-22T10:28:00Z">
            <w:rPr/>
          </w:rPrChange>
        </w:rPr>
        <w:instrText xml:space="preserve">\l "_gjdgxs" \h </w:instrText>
      </w:r>
      <w:r w:rsidRPr="009740D8">
        <w:rPr>
          <w:rFonts w:ascii="Times New Roman" w:hAnsi="Times New Roman" w:cs="Times New Roman"/>
          <w:rPrChange w:id="96"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97" w:author="Microsoft Office User" w:date="2021-11-22T10:28:00Z">
            <w:rPr>
              <w:color w:val="1155CC"/>
              <w:sz w:val="32"/>
              <w:szCs w:val="32"/>
              <w:u w:val="single"/>
            </w:rPr>
          </w:rPrChange>
        </w:rPr>
        <w:t>Home</w:t>
      </w:r>
      <w:r w:rsidRPr="009740D8">
        <w:rPr>
          <w:rFonts w:ascii="Times New Roman" w:hAnsi="Times New Roman" w:cs="Times New Roman"/>
          <w:color w:val="1155CC"/>
          <w:sz w:val="32"/>
          <w:szCs w:val="32"/>
          <w:u w:val="single"/>
          <w:rPrChange w:id="98" w:author="Microsoft Office User" w:date="2021-11-22T10:28:00Z">
            <w:rPr>
              <w:color w:val="1155CC"/>
              <w:sz w:val="32"/>
              <w:szCs w:val="32"/>
              <w:u w:val="single"/>
            </w:rPr>
          </w:rPrChange>
        </w:rPr>
        <w:fldChar w:fldCharType="end"/>
      </w:r>
    </w:p>
    <w:p w14:paraId="2805DD46" w14:textId="77777777" w:rsidR="00105880" w:rsidRPr="009740D8" w:rsidRDefault="00CC3F92">
      <w:pPr>
        <w:jc w:val="both"/>
        <w:rPr>
          <w:rFonts w:ascii="Times New Roman" w:hAnsi="Times New Roman" w:cs="Times New Roman"/>
          <w:sz w:val="32"/>
          <w:szCs w:val="32"/>
          <w:rPrChange w:id="99" w:author="Microsoft Office User" w:date="2021-11-22T10:28:00Z">
            <w:rPr>
              <w:sz w:val="32"/>
              <w:szCs w:val="32"/>
            </w:rPr>
          </w:rPrChange>
        </w:rPr>
      </w:pPr>
      <w:r w:rsidRPr="009740D8">
        <w:rPr>
          <w:rFonts w:ascii="Times New Roman" w:hAnsi="Times New Roman" w:cs="Times New Roman"/>
          <w:sz w:val="32"/>
          <w:szCs w:val="32"/>
          <w:rPrChange w:id="100" w:author="Microsoft Office User" w:date="2021-11-22T10:28:00Z">
            <w:rPr>
              <w:sz w:val="32"/>
              <w:szCs w:val="32"/>
            </w:rPr>
          </w:rPrChange>
        </w:rPr>
        <w:tab/>
      </w:r>
      <w:r w:rsidRPr="009740D8">
        <w:rPr>
          <w:rFonts w:ascii="Times New Roman" w:hAnsi="Times New Roman" w:cs="Times New Roman"/>
          <w:sz w:val="32"/>
          <w:szCs w:val="32"/>
          <w:rPrChange w:id="101" w:author="Microsoft Office User" w:date="2021-11-22T10:28:00Z">
            <w:rPr>
              <w:sz w:val="32"/>
              <w:szCs w:val="32"/>
            </w:rPr>
          </w:rPrChange>
        </w:rPr>
        <w:tab/>
      </w:r>
      <w:r w:rsidRPr="009740D8">
        <w:rPr>
          <w:rFonts w:ascii="Times New Roman" w:hAnsi="Times New Roman" w:cs="Times New Roman"/>
          <w:sz w:val="32"/>
          <w:szCs w:val="32"/>
          <w:rPrChange w:id="102" w:author="Microsoft Office User" w:date="2021-11-22T10:28:00Z">
            <w:rPr>
              <w:sz w:val="32"/>
              <w:szCs w:val="32"/>
            </w:rPr>
          </w:rPrChange>
        </w:rPr>
        <w:tab/>
        <w:t xml:space="preserve">1.1. </w:t>
      </w:r>
      <w:r w:rsidR="009740D8" w:rsidRPr="009740D8">
        <w:rPr>
          <w:rFonts w:ascii="Times New Roman" w:hAnsi="Times New Roman" w:cs="Times New Roman"/>
          <w:rPrChange w:id="103" w:author="Microsoft Office User" w:date="2021-11-22T10:28:00Z">
            <w:rPr/>
          </w:rPrChange>
        </w:rPr>
        <w:fldChar w:fldCharType="begin"/>
      </w:r>
      <w:r w:rsidR="009740D8" w:rsidRPr="009740D8">
        <w:rPr>
          <w:rFonts w:ascii="Times New Roman" w:hAnsi="Times New Roman" w:cs="Times New Roman"/>
          <w:rPrChange w:id="104" w:author="Microsoft Office User" w:date="2021-11-22T10:28:00Z">
            <w:rPr/>
          </w:rPrChange>
        </w:rPr>
        <w:instrText xml:space="preserve"> HYPERLINK \l "_1fob9te" \h </w:instrText>
      </w:r>
      <w:r w:rsidR="009740D8" w:rsidRPr="009740D8">
        <w:rPr>
          <w:rFonts w:ascii="Times New Roman" w:hAnsi="Times New Roman" w:cs="Times New Roman"/>
          <w:rPrChange w:id="105" w:author="Microsoft Office User" w:date="2021-11-22T10:28:00Z">
            <w:rPr/>
          </w:rPrChange>
        </w:rPr>
        <w:fldChar w:fldCharType="separate"/>
      </w:r>
      <w:r w:rsidRPr="009740D8">
        <w:rPr>
          <w:rFonts w:ascii="Times New Roman" w:hAnsi="Times New Roman" w:cs="Times New Roman"/>
          <w:color w:val="1155CC"/>
          <w:sz w:val="32"/>
          <w:szCs w:val="32"/>
          <w:u w:val="single"/>
          <w:rPrChange w:id="106" w:author="Microsoft Office User" w:date="2021-11-22T10:28:00Z">
            <w:rPr>
              <w:color w:val="1155CC"/>
              <w:sz w:val="32"/>
              <w:szCs w:val="32"/>
              <w:u w:val="single"/>
            </w:rPr>
          </w:rPrChange>
        </w:rPr>
        <w:t>Suggestion Box</w:t>
      </w:r>
      <w:r w:rsidR="009740D8" w:rsidRPr="009740D8">
        <w:rPr>
          <w:rFonts w:ascii="Times New Roman" w:hAnsi="Times New Roman" w:cs="Times New Roman"/>
          <w:color w:val="1155CC"/>
          <w:sz w:val="32"/>
          <w:szCs w:val="32"/>
          <w:u w:val="single"/>
          <w:rPrChange w:id="107" w:author="Microsoft Office User" w:date="2021-11-22T10:28:00Z">
            <w:rPr>
              <w:color w:val="1155CC"/>
              <w:sz w:val="32"/>
              <w:szCs w:val="32"/>
              <w:u w:val="single"/>
            </w:rPr>
          </w:rPrChange>
        </w:rPr>
        <w:fldChar w:fldCharType="end"/>
      </w:r>
    </w:p>
    <w:p w14:paraId="04068B25" w14:textId="77777777" w:rsidR="00105880" w:rsidRPr="009740D8" w:rsidRDefault="00CC3F92">
      <w:pPr>
        <w:jc w:val="both"/>
        <w:rPr>
          <w:rFonts w:ascii="Times New Roman" w:hAnsi="Times New Roman" w:cs="Times New Roman"/>
          <w:sz w:val="32"/>
          <w:szCs w:val="32"/>
          <w:rPrChange w:id="108" w:author="Microsoft Office User" w:date="2021-11-22T10:28:00Z">
            <w:rPr>
              <w:sz w:val="32"/>
              <w:szCs w:val="32"/>
            </w:rPr>
          </w:rPrChange>
        </w:rPr>
      </w:pPr>
      <w:r w:rsidRPr="009740D8">
        <w:rPr>
          <w:rFonts w:ascii="Times New Roman" w:hAnsi="Times New Roman" w:cs="Times New Roman"/>
          <w:sz w:val="32"/>
          <w:szCs w:val="32"/>
          <w:rPrChange w:id="109" w:author="Microsoft Office User" w:date="2021-11-22T10:28:00Z">
            <w:rPr>
              <w:sz w:val="32"/>
              <w:szCs w:val="32"/>
            </w:rPr>
          </w:rPrChange>
        </w:rPr>
        <w:tab/>
      </w:r>
      <w:r w:rsidRPr="009740D8">
        <w:rPr>
          <w:rFonts w:ascii="Times New Roman" w:hAnsi="Times New Roman" w:cs="Times New Roman"/>
          <w:sz w:val="32"/>
          <w:szCs w:val="32"/>
          <w:rPrChange w:id="110" w:author="Microsoft Office User" w:date="2021-11-22T10:28:00Z">
            <w:rPr>
              <w:sz w:val="32"/>
              <w:szCs w:val="32"/>
            </w:rPr>
          </w:rPrChange>
        </w:rPr>
        <w:tab/>
      </w:r>
      <w:r w:rsidRPr="009740D8">
        <w:rPr>
          <w:rFonts w:ascii="Times New Roman" w:hAnsi="Times New Roman" w:cs="Times New Roman"/>
          <w:sz w:val="32"/>
          <w:szCs w:val="32"/>
          <w:rPrChange w:id="111" w:author="Microsoft Office User" w:date="2021-11-22T10:28:00Z">
            <w:rPr>
              <w:sz w:val="32"/>
              <w:szCs w:val="32"/>
            </w:rPr>
          </w:rPrChange>
        </w:rPr>
        <w:tab/>
        <w:t xml:space="preserve">1.2. </w:t>
      </w:r>
      <w:r w:rsidR="009740D8" w:rsidRPr="009740D8">
        <w:rPr>
          <w:rFonts w:ascii="Times New Roman" w:hAnsi="Times New Roman" w:cs="Times New Roman"/>
          <w:rPrChange w:id="112" w:author="Microsoft Office User" w:date="2021-11-22T10:28:00Z">
            <w:rPr/>
          </w:rPrChange>
        </w:rPr>
        <w:fldChar w:fldCharType="begin"/>
      </w:r>
      <w:r w:rsidR="009740D8" w:rsidRPr="009740D8">
        <w:rPr>
          <w:rFonts w:ascii="Times New Roman" w:hAnsi="Times New Roman" w:cs="Times New Roman"/>
          <w:rPrChange w:id="113" w:author="Microsoft Office User" w:date="2021-11-22T10:28:00Z">
            <w:rPr/>
          </w:rPrChange>
        </w:rPr>
        <w:instrText xml:space="preserve"> HYPERLINK \l "_3znysh7" \h </w:instrText>
      </w:r>
      <w:r w:rsidR="009740D8" w:rsidRPr="009740D8">
        <w:rPr>
          <w:rFonts w:ascii="Times New Roman" w:hAnsi="Times New Roman" w:cs="Times New Roman"/>
          <w:rPrChange w:id="114" w:author="Microsoft Office User" w:date="2021-11-22T10:28:00Z">
            <w:rPr/>
          </w:rPrChange>
        </w:rPr>
        <w:fldChar w:fldCharType="separate"/>
      </w:r>
      <w:r w:rsidRPr="009740D8">
        <w:rPr>
          <w:rFonts w:ascii="Times New Roman" w:hAnsi="Times New Roman" w:cs="Times New Roman"/>
          <w:color w:val="1155CC"/>
          <w:sz w:val="32"/>
          <w:szCs w:val="32"/>
          <w:u w:val="single"/>
          <w:rPrChange w:id="115" w:author="Microsoft Office User" w:date="2021-11-22T10:28:00Z">
            <w:rPr>
              <w:color w:val="1155CC"/>
              <w:sz w:val="32"/>
              <w:szCs w:val="32"/>
              <w:u w:val="single"/>
            </w:rPr>
          </w:rPrChange>
        </w:rPr>
        <w:t>Contact us</w:t>
      </w:r>
      <w:r w:rsidR="009740D8" w:rsidRPr="009740D8">
        <w:rPr>
          <w:rFonts w:ascii="Times New Roman" w:hAnsi="Times New Roman" w:cs="Times New Roman"/>
          <w:color w:val="1155CC"/>
          <w:sz w:val="32"/>
          <w:szCs w:val="32"/>
          <w:u w:val="single"/>
          <w:rPrChange w:id="116" w:author="Microsoft Office User" w:date="2021-11-22T10:28:00Z">
            <w:rPr>
              <w:color w:val="1155CC"/>
              <w:sz w:val="32"/>
              <w:szCs w:val="32"/>
              <w:u w:val="single"/>
            </w:rPr>
          </w:rPrChange>
        </w:rPr>
        <w:fldChar w:fldCharType="end"/>
      </w:r>
    </w:p>
    <w:p w14:paraId="0A14AD36" w14:textId="77777777" w:rsidR="00105880" w:rsidRPr="009740D8" w:rsidRDefault="00CC3F92">
      <w:pPr>
        <w:jc w:val="both"/>
        <w:rPr>
          <w:rFonts w:ascii="Times New Roman" w:hAnsi="Times New Roman" w:cs="Times New Roman"/>
          <w:sz w:val="32"/>
          <w:szCs w:val="32"/>
          <w:rPrChange w:id="117" w:author="Microsoft Office User" w:date="2021-11-22T10:28:00Z">
            <w:rPr>
              <w:sz w:val="32"/>
              <w:szCs w:val="32"/>
            </w:rPr>
          </w:rPrChange>
        </w:rPr>
      </w:pPr>
      <w:r w:rsidRPr="009740D8">
        <w:rPr>
          <w:rFonts w:ascii="Times New Roman" w:hAnsi="Times New Roman" w:cs="Times New Roman"/>
          <w:sz w:val="32"/>
          <w:szCs w:val="32"/>
          <w:rPrChange w:id="118" w:author="Microsoft Office User" w:date="2021-11-22T10:28:00Z">
            <w:rPr>
              <w:sz w:val="32"/>
              <w:szCs w:val="32"/>
            </w:rPr>
          </w:rPrChange>
        </w:rPr>
        <w:tab/>
      </w:r>
      <w:r w:rsidRPr="009740D8">
        <w:rPr>
          <w:rFonts w:ascii="Times New Roman" w:hAnsi="Times New Roman" w:cs="Times New Roman"/>
          <w:sz w:val="32"/>
          <w:szCs w:val="32"/>
          <w:rPrChange w:id="119" w:author="Microsoft Office User" w:date="2021-11-22T10:28:00Z">
            <w:rPr>
              <w:sz w:val="32"/>
              <w:szCs w:val="32"/>
            </w:rPr>
          </w:rPrChange>
        </w:rPr>
        <w:tab/>
      </w:r>
      <w:r w:rsidRPr="009740D8">
        <w:rPr>
          <w:rFonts w:ascii="Times New Roman" w:hAnsi="Times New Roman" w:cs="Times New Roman"/>
          <w:sz w:val="32"/>
          <w:szCs w:val="32"/>
          <w:rPrChange w:id="120" w:author="Microsoft Office User" w:date="2021-11-22T10:28:00Z">
            <w:rPr>
              <w:sz w:val="32"/>
              <w:szCs w:val="32"/>
            </w:rPr>
          </w:rPrChange>
        </w:rPr>
        <w:tab/>
      </w:r>
      <w:r w:rsidRPr="009740D8">
        <w:rPr>
          <w:rFonts w:ascii="Times New Roman" w:hAnsi="Times New Roman" w:cs="Times New Roman"/>
          <w:sz w:val="32"/>
          <w:szCs w:val="32"/>
          <w:rPrChange w:id="121" w:author="Microsoft Office User" w:date="2021-11-22T10:28:00Z">
            <w:rPr>
              <w:sz w:val="32"/>
              <w:szCs w:val="32"/>
            </w:rPr>
          </w:rPrChange>
        </w:rPr>
        <w:tab/>
        <w:t xml:space="preserve">1.2.1. </w:t>
      </w:r>
      <w:r w:rsidR="009740D8" w:rsidRPr="009740D8">
        <w:rPr>
          <w:rFonts w:ascii="Times New Roman" w:hAnsi="Times New Roman" w:cs="Times New Roman"/>
          <w:rPrChange w:id="122" w:author="Microsoft Office User" w:date="2021-11-22T10:28:00Z">
            <w:rPr/>
          </w:rPrChange>
        </w:rPr>
        <w:fldChar w:fldCharType="begin"/>
      </w:r>
      <w:r w:rsidR="009740D8" w:rsidRPr="009740D8">
        <w:rPr>
          <w:rFonts w:ascii="Times New Roman" w:hAnsi="Times New Roman" w:cs="Times New Roman"/>
          <w:rPrChange w:id="123" w:author="Microsoft Office User" w:date="2021-11-22T10:28:00Z">
            <w:rPr/>
          </w:rPrChange>
        </w:rPr>
        <w:instrText xml:space="preserve"> HYPERLINK \l "_2et92p0" \h </w:instrText>
      </w:r>
      <w:r w:rsidR="009740D8" w:rsidRPr="009740D8">
        <w:rPr>
          <w:rFonts w:ascii="Times New Roman" w:hAnsi="Times New Roman" w:cs="Times New Roman"/>
          <w:rPrChange w:id="124" w:author="Microsoft Office User" w:date="2021-11-22T10:28:00Z">
            <w:rPr/>
          </w:rPrChange>
        </w:rPr>
        <w:fldChar w:fldCharType="separate"/>
      </w:r>
      <w:r w:rsidRPr="009740D8">
        <w:rPr>
          <w:rFonts w:ascii="Times New Roman" w:hAnsi="Times New Roman" w:cs="Times New Roman"/>
          <w:color w:val="1155CC"/>
          <w:sz w:val="32"/>
          <w:szCs w:val="32"/>
          <w:u w:val="single"/>
          <w:rPrChange w:id="125" w:author="Microsoft Office User" w:date="2021-11-22T10:28:00Z">
            <w:rPr>
              <w:color w:val="1155CC"/>
              <w:sz w:val="32"/>
              <w:szCs w:val="32"/>
              <w:u w:val="single"/>
            </w:rPr>
          </w:rPrChange>
        </w:rPr>
        <w:t>FAQ</w:t>
      </w:r>
      <w:r w:rsidR="009740D8" w:rsidRPr="009740D8">
        <w:rPr>
          <w:rFonts w:ascii="Times New Roman" w:hAnsi="Times New Roman" w:cs="Times New Roman"/>
          <w:color w:val="1155CC"/>
          <w:sz w:val="32"/>
          <w:szCs w:val="32"/>
          <w:u w:val="single"/>
          <w:rPrChange w:id="126" w:author="Microsoft Office User" w:date="2021-11-22T10:28:00Z">
            <w:rPr>
              <w:color w:val="1155CC"/>
              <w:sz w:val="32"/>
              <w:szCs w:val="32"/>
              <w:u w:val="single"/>
            </w:rPr>
          </w:rPrChange>
        </w:rPr>
        <w:fldChar w:fldCharType="end"/>
      </w:r>
    </w:p>
    <w:p w14:paraId="5645AEE2" w14:textId="77777777" w:rsidR="00105880" w:rsidRPr="009740D8" w:rsidRDefault="00CC3F92">
      <w:pPr>
        <w:jc w:val="both"/>
        <w:rPr>
          <w:rFonts w:ascii="Times New Roman" w:hAnsi="Times New Roman" w:cs="Times New Roman"/>
          <w:sz w:val="32"/>
          <w:szCs w:val="32"/>
          <w:rPrChange w:id="127" w:author="Microsoft Office User" w:date="2021-11-22T10:28:00Z">
            <w:rPr>
              <w:sz w:val="32"/>
              <w:szCs w:val="32"/>
            </w:rPr>
          </w:rPrChange>
        </w:rPr>
      </w:pPr>
      <w:r w:rsidRPr="009740D8">
        <w:rPr>
          <w:rFonts w:ascii="Times New Roman" w:hAnsi="Times New Roman" w:cs="Times New Roman"/>
          <w:sz w:val="32"/>
          <w:szCs w:val="32"/>
          <w:rPrChange w:id="128" w:author="Microsoft Office User" w:date="2021-11-22T10:28:00Z">
            <w:rPr>
              <w:sz w:val="32"/>
              <w:szCs w:val="32"/>
            </w:rPr>
          </w:rPrChange>
        </w:rPr>
        <w:tab/>
      </w:r>
      <w:r w:rsidRPr="009740D8">
        <w:rPr>
          <w:rFonts w:ascii="Times New Roman" w:hAnsi="Times New Roman" w:cs="Times New Roman"/>
          <w:sz w:val="32"/>
          <w:szCs w:val="32"/>
          <w:rPrChange w:id="129" w:author="Microsoft Office User" w:date="2021-11-22T10:28:00Z">
            <w:rPr>
              <w:sz w:val="32"/>
              <w:szCs w:val="32"/>
            </w:rPr>
          </w:rPrChange>
        </w:rPr>
        <w:tab/>
      </w:r>
      <w:r w:rsidRPr="009740D8">
        <w:rPr>
          <w:rFonts w:ascii="Times New Roman" w:hAnsi="Times New Roman" w:cs="Times New Roman"/>
          <w:sz w:val="32"/>
          <w:szCs w:val="32"/>
          <w:rPrChange w:id="130" w:author="Microsoft Office User" w:date="2021-11-22T10:28:00Z">
            <w:rPr>
              <w:sz w:val="32"/>
              <w:szCs w:val="32"/>
            </w:rPr>
          </w:rPrChange>
        </w:rPr>
        <w:tab/>
      </w:r>
      <w:r w:rsidRPr="009740D8">
        <w:rPr>
          <w:rFonts w:ascii="Times New Roman" w:hAnsi="Times New Roman" w:cs="Times New Roman"/>
          <w:sz w:val="32"/>
          <w:szCs w:val="32"/>
          <w:rPrChange w:id="131" w:author="Microsoft Office User" w:date="2021-11-22T10:28:00Z">
            <w:rPr>
              <w:sz w:val="32"/>
              <w:szCs w:val="32"/>
            </w:rPr>
          </w:rPrChange>
        </w:rPr>
        <w:tab/>
        <w:t xml:space="preserve">1.2.2. </w:t>
      </w:r>
      <w:r w:rsidR="009740D8" w:rsidRPr="009740D8">
        <w:rPr>
          <w:rFonts w:ascii="Times New Roman" w:hAnsi="Times New Roman" w:cs="Times New Roman"/>
          <w:rPrChange w:id="132" w:author="Microsoft Office User" w:date="2021-11-22T10:28:00Z">
            <w:rPr/>
          </w:rPrChange>
        </w:rPr>
        <w:fldChar w:fldCharType="begin"/>
      </w:r>
      <w:r w:rsidR="009740D8" w:rsidRPr="009740D8">
        <w:rPr>
          <w:rFonts w:ascii="Times New Roman" w:hAnsi="Times New Roman" w:cs="Times New Roman"/>
          <w:rPrChange w:id="133" w:author="Microsoft Office User" w:date="2021-11-22T10:28:00Z">
            <w:rPr/>
          </w:rPrChange>
        </w:rPr>
        <w:instrText xml:space="preserve"> HYPERLINK \l "_tyjcwt" \h </w:instrText>
      </w:r>
      <w:r w:rsidR="009740D8" w:rsidRPr="009740D8">
        <w:rPr>
          <w:rFonts w:ascii="Times New Roman" w:hAnsi="Times New Roman" w:cs="Times New Roman"/>
          <w:rPrChange w:id="134" w:author="Microsoft Office User" w:date="2021-11-22T10:28:00Z">
            <w:rPr/>
          </w:rPrChange>
        </w:rPr>
        <w:fldChar w:fldCharType="separate"/>
      </w:r>
      <w:r w:rsidRPr="009740D8">
        <w:rPr>
          <w:rFonts w:ascii="Times New Roman" w:hAnsi="Times New Roman" w:cs="Times New Roman"/>
          <w:color w:val="1155CC"/>
          <w:sz w:val="32"/>
          <w:szCs w:val="32"/>
          <w:u w:val="single"/>
          <w:rPrChange w:id="135" w:author="Microsoft Office User" w:date="2021-11-22T10:28:00Z">
            <w:rPr>
              <w:color w:val="1155CC"/>
              <w:sz w:val="32"/>
              <w:szCs w:val="32"/>
              <w:u w:val="single"/>
            </w:rPr>
          </w:rPrChange>
        </w:rPr>
        <w:t>Q &amp; A</w:t>
      </w:r>
      <w:r w:rsidR="009740D8" w:rsidRPr="009740D8">
        <w:rPr>
          <w:rFonts w:ascii="Times New Roman" w:hAnsi="Times New Roman" w:cs="Times New Roman"/>
          <w:color w:val="1155CC"/>
          <w:sz w:val="32"/>
          <w:szCs w:val="32"/>
          <w:u w:val="single"/>
          <w:rPrChange w:id="136" w:author="Microsoft Office User" w:date="2021-11-22T10:28:00Z">
            <w:rPr>
              <w:color w:val="1155CC"/>
              <w:sz w:val="32"/>
              <w:szCs w:val="32"/>
              <w:u w:val="single"/>
            </w:rPr>
          </w:rPrChange>
        </w:rPr>
        <w:fldChar w:fldCharType="end"/>
      </w:r>
    </w:p>
    <w:p w14:paraId="4A52EBC4" w14:textId="77777777" w:rsidR="00105880" w:rsidRPr="009740D8" w:rsidRDefault="009740D8">
      <w:pPr>
        <w:numPr>
          <w:ilvl w:val="0"/>
          <w:numId w:val="3"/>
        </w:numPr>
        <w:jc w:val="both"/>
        <w:rPr>
          <w:rFonts w:ascii="Times New Roman" w:hAnsi="Times New Roman" w:cs="Times New Roman"/>
          <w:sz w:val="32"/>
          <w:szCs w:val="32"/>
          <w:rPrChange w:id="137" w:author="Microsoft Office User" w:date="2021-11-22T10:28:00Z">
            <w:rPr>
              <w:sz w:val="32"/>
              <w:szCs w:val="32"/>
            </w:rPr>
          </w:rPrChange>
        </w:rPr>
      </w:pPr>
      <w:r w:rsidRPr="009740D8">
        <w:rPr>
          <w:rFonts w:ascii="Times New Roman" w:hAnsi="Times New Roman" w:cs="Times New Roman"/>
          <w:rPrChange w:id="138" w:author="Microsoft Office User" w:date="2021-11-22T10:28:00Z">
            <w:rPr/>
          </w:rPrChange>
        </w:rPr>
        <w:fldChar w:fldCharType="begin"/>
      </w:r>
      <w:r w:rsidRPr="009740D8">
        <w:rPr>
          <w:rFonts w:ascii="Times New Roman" w:hAnsi="Times New Roman" w:cs="Times New Roman"/>
          <w:rPrChange w:id="139" w:author="Microsoft Office User" w:date="2021-11-22T10:28:00Z">
            <w:rPr/>
          </w:rPrChange>
        </w:rPr>
        <w:instrText xml:space="preserve"> HYPERLINK \l "_3dy6vkm" \h </w:instrText>
      </w:r>
      <w:r w:rsidRPr="009740D8">
        <w:rPr>
          <w:rFonts w:ascii="Times New Roman" w:hAnsi="Times New Roman" w:cs="Times New Roman"/>
          <w:rPrChange w:id="140"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41" w:author="Microsoft Office User" w:date="2021-11-22T10:28:00Z">
            <w:rPr>
              <w:color w:val="1155CC"/>
              <w:sz w:val="32"/>
              <w:szCs w:val="32"/>
              <w:u w:val="single"/>
            </w:rPr>
          </w:rPrChange>
        </w:rPr>
        <w:t>Members</w:t>
      </w:r>
      <w:r w:rsidRPr="009740D8">
        <w:rPr>
          <w:rFonts w:ascii="Times New Roman" w:hAnsi="Times New Roman" w:cs="Times New Roman"/>
          <w:color w:val="1155CC"/>
          <w:sz w:val="32"/>
          <w:szCs w:val="32"/>
          <w:u w:val="single"/>
          <w:rPrChange w:id="142" w:author="Microsoft Office User" w:date="2021-11-22T10:28:00Z">
            <w:rPr>
              <w:color w:val="1155CC"/>
              <w:sz w:val="32"/>
              <w:szCs w:val="32"/>
              <w:u w:val="single"/>
            </w:rPr>
          </w:rPrChange>
        </w:rPr>
        <w:fldChar w:fldCharType="end"/>
      </w:r>
    </w:p>
    <w:p w14:paraId="6A2BABF9" w14:textId="77777777" w:rsidR="00105880" w:rsidRPr="009740D8" w:rsidRDefault="009740D8">
      <w:pPr>
        <w:numPr>
          <w:ilvl w:val="0"/>
          <w:numId w:val="3"/>
        </w:numPr>
        <w:jc w:val="both"/>
        <w:rPr>
          <w:rFonts w:ascii="Times New Roman" w:hAnsi="Times New Roman" w:cs="Times New Roman"/>
          <w:sz w:val="32"/>
          <w:szCs w:val="32"/>
          <w:rPrChange w:id="143" w:author="Microsoft Office User" w:date="2021-11-22T10:28:00Z">
            <w:rPr>
              <w:sz w:val="32"/>
              <w:szCs w:val="32"/>
            </w:rPr>
          </w:rPrChange>
        </w:rPr>
      </w:pPr>
      <w:r w:rsidRPr="009740D8">
        <w:rPr>
          <w:rFonts w:ascii="Times New Roman" w:hAnsi="Times New Roman" w:cs="Times New Roman"/>
          <w:rPrChange w:id="144" w:author="Microsoft Office User" w:date="2021-11-22T10:28:00Z">
            <w:rPr/>
          </w:rPrChange>
        </w:rPr>
        <w:fldChar w:fldCharType="begin"/>
      </w:r>
      <w:r w:rsidRPr="009740D8">
        <w:rPr>
          <w:rFonts w:ascii="Times New Roman" w:hAnsi="Times New Roman" w:cs="Times New Roman"/>
          <w:rPrChange w:id="145" w:author="Microsoft Office User" w:date="2021-11-22T10:28:00Z">
            <w:rPr/>
          </w:rPrChange>
        </w:rPr>
        <w:instrText xml:space="preserve"> HYPERLINK \l "_1t3h5sf" \h </w:instrText>
      </w:r>
      <w:r w:rsidRPr="009740D8">
        <w:rPr>
          <w:rFonts w:ascii="Times New Roman" w:hAnsi="Times New Roman" w:cs="Times New Roman"/>
          <w:rPrChange w:id="146"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47" w:author="Microsoft Office User" w:date="2021-11-22T10:28:00Z">
            <w:rPr>
              <w:color w:val="1155CC"/>
              <w:sz w:val="32"/>
              <w:szCs w:val="32"/>
              <w:u w:val="single"/>
            </w:rPr>
          </w:rPrChange>
        </w:rPr>
        <w:t>Projects</w:t>
      </w:r>
      <w:r w:rsidRPr="009740D8">
        <w:rPr>
          <w:rFonts w:ascii="Times New Roman" w:hAnsi="Times New Roman" w:cs="Times New Roman"/>
          <w:color w:val="1155CC"/>
          <w:sz w:val="32"/>
          <w:szCs w:val="32"/>
          <w:u w:val="single"/>
          <w:rPrChange w:id="148" w:author="Microsoft Office User" w:date="2021-11-22T10:28:00Z">
            <w:rPr>
              <w:color w:val="1155CC"/>
              <w:sz w:val="32"/>
              <w:szCs w:val="32"/>
              <w:u w:val="single"/>
            </w:rPr>
          </w:rPrChange>
        </w:rPr>
        <w:fldChar w:fldCharType="end"/>
      </w:r>
    </w:p>
    <w:p w14:paraId="28714D45" w14:textId="77777777" w:rsidR="00105880" w:rsidRPr="009740D8" w:rsidRDefault="009740D8">
      <w:pPr>
        <w:numPr>
          <w:ilvl w:val="0"/>
          <w:numId w:val="3"/>
        </w:numPr>
        <w:jc w:val="both"/>
        <w:rPr>
          <w:rFonts w:ascii="Times New Roman" w:hAnsi="Times New Roman" w:cs="Times New Roman"/>
          <w:sz w:val="32"/>
          <w:szCs w:val="32"/>
          <w:rPrChange w:id="149" w:author="Microsoft Office User" w:date="2021-11-22T10:28:00Z">
            <w:rPr>
              <w:sz w:val="32"/>
              <w:szCs w:val="32"/>
            </w:rPr>
          </w:rPrChange>
        </w:rPr>
      </w:pPr>
      <w:r w:rsidRPr="009740D8">
        <w:rPr>
          <w:rFonts w:ascii="Times New Roman" w:hAnsi="Times New Roman" w:cs="Times New Roman"/>
          <w:rPrChange w:id="150" w:author="Microsoft Office User" w:date="2021-11-22T10:28:00Z">
            <w:rPr/>
          </w:rPrChange>
        </w:rPr>
        <w:fldChar w:fldCharType="begin"/>
      </w:r>
      <w:r w:rsidRPr="009740D8">
        <w:rPr>
          <w:rFonts w:ascii="Times New Roman" w:hAnsi="Times New Roman" w:cs="Times New Roman"/>
          <w:rPrChange w:id="151" w:author="Microsoft Office User" w:date="2021-11-22T10:28:00Z">
            <w:rPr/>
          </w:rPrChange>
        </w:rPr>
        <w:instrText xml:space="preserve"> HYPERLINK \l "_2s8eyo1" \h </w:instrText>
      </w:r>
      <w:r w:rsidRPr="009740D8">
        <w:rPr>
          <w:rFonts w:ascii="Times New Roman" w:hAnsi="Times New Roman" w:cs="Times New Roman"/>
          <w:rPrChange w:id="152"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53" w:author="Microsoft Office User" w:date="2021-11-22T10:28:00Z">
            <w:rPr>
              <w:color w:val="1155CC"/>
              <w:sz w:val="32"/>
              <w:szCs w:val="32"/>
              <w:u w:val="single"/>
            </w:rPr>
          </w:rPrChange>
        </w:rPr>
        <w:t>News</w:t>
      </w:r>
      <w:r w:rsidRPr="009740D8">
        <w:rPr>
          <w:rFonts w:ascii="Times New Roman" w:hAnsi="Times New Roman" w:cs="Times New Roman"/>
          <w:color w:val="1155CC"/>
          <w:sz w:val="32"/>
          <w:szCs w:val="32"/>
          <w:u w:val="single"/>
          <w:rPrChange w:id="154" w:author="Microsoft Office User" w:date="2021-11-22T10:28:00Z">
            <w:rPr>
              <w:color w:val="1155CC"/>
              <w:sz w:val="32"/>
              <w:szCs w:val="32"/>
              <w:u w:val="single"/>
            </w:rPr>
          </w:rPrChange>
        </w:rPr>
        <w:fldChar w:fldCharType="end"/>
      </w:r>
    </w:p>
    <w:p w14:paraId="1DAE136E" w14:textId="77777777" w:rsidR="00105880" w:rsidRPr="009740D8" w:rsidRDefault="009740D8">
      <w:pPr>
        <w:numPr>
          <w:ilvl w:val="0"/>
          <w:numId w:val="3"/>
        </w:numPr>
        <w:jc w:val="both"/>
        <w:rPr>
          <w:rFonts w:ascii="Times New Roman" w:hAnsi="Times New Roman" w:cs="Times New Roman"/>
          <w:sz w:val="32"/>
          <w:szCs w:val="32"/>
          <w:rPrChange w:id="155" w:author="Microsoft Office User" w:date="2021-11-22T10:28:00Z">
            <w:rPr>
              <w:sz w:val="32"/>
              <w:szCs w:val="32"/>
            </w:rPr>
          </w:rPrChange>
        </w:rPr>
      </w:pPr>
      <w:r w:rsidRPr="009740D8">
        <w:rPr>
          <w:rFonts w:ascii="Times New Roman" w:hAnsi="Times New Roman" w:cs="Times New Roman"/>
          <w:rPrChange w:id="156" w:author="Microsoft Office User" w:date="2021-11-22T10:28:00Z">
            <w:rPr/>
          </w:rPrChange>
        </w:rPr>
        <w:fldChar w:fldCharType="begin"/>
      </w:r>
      <w:r w:rsidRPr="009740D8">
        <w:rPr>
          <w:rFonts w:ascii="Times New Roman" w:hAnsi="Times New Roman" w:cs="Times New Roman"/>
          <w:rPrChange w:id="157" w:author="Microsoft Office User" w:date="2021-11-22T10:28:00Z">
            <w:rPr/>
          </w:rPrChange>
        </w:rPr>
        <w:instrText xml:space="preserve"> HYPERLINK \l "_3rdcrjn" \h </w:instrText>
      </w:r>
      <w:r w:rsidRPr="009740D8">
        <w:rPr>
          <w:rFonts w:ascii="Times New Roman" w:hAnsi="Times New Roman" w:cs="Times New Roman"/>
          <w:rPrChange w:id="158"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59" w:author="Microsoft Office User" w:date="2021-11-22T10:28:00Z">
            <w:rPr>
              <w:color w:val="1155CC"/>
              <w:sz w:val="32"/>
              <w:szCs w:val="32"/>
              <w:u w:val="single"/>
            </w:rPr>
          </w:rPrChange>
        </w:rPr>
        <w:t>Archive</w:t>
      </w:r>
      <w:r w:rsidRPr="009740D8">
        <w:rPr>
          <w:rFonts w:ascii="Times New Roman" w:hAnsi="Times New Roman" w:cs="Times New Roman"/>
          <w:color w:val="1155CC"/>
          <w:sz w:val="32"/>
          <w:szCs w:val="32"/>
          <w:u w:val="single"/>
          <w:rPrChange w:id="160" w:author="Microsoft Office User" w:date="2021-11-22T10:28:00Z">
            <w:rPr>
              <w:color w:val="1155CC"/>
              <w:sz w:val="32"/>
              <w:szCs w:val="32"/>
              <w:u w:val="single"/>
            </w:rPr>
          </w:rPrChange>
        </w:rPr>
        <w:fldChar w:fldCharType="end"/>
      </w:r>
    </w:p>
    <w:p w14:paraId="3A2C21C0" w14:textId="77777777" w:rsidR="00105880" w:rsidRPr="009740D8" w:rsidRDefault="00CC3F92">
      <w:pPr>
        <w:ind w:left="2160"/>
        <w:jc w:val="both"/>
        <w:rPr>
          <w:rFonts w:ascii="Times New Roman" w:hAnsi="Times New Roman" w:cs="Times New Roman"/>
          <w:sz w:val="32"/>
          <w:szCs w:val="32"/>
          <w:rPrChange w:id="161" w:author="Microsoft Office User" w:date="2021-11-22T10:28:00Z">
            <w:rPr>
              <w:sz w:val="32"/>
              <w:szCs w:val="32"/>
            </w:rPr>
          </w:rPrChange>
        </w:rPr>
      </w:pPr>
      <w:r w:rsidRPr="009740D8">
        <w:rPr>
          <w:rFonts w:ascii="Times New Roman" w:hAnsi="Times New Roman" w:cs="Times New Roman"/>
          <w:sz w:val="32"/>
          <w:szCs w:val="32"/>
          <w:rPrChange w:id="162" w:author="Microsoft Office User" w:date="2021-11-22T10:28:00Z">
            <w:rPr>
              <w:sz w:val="32"/>
              <w:szCs w:val="32"/>
            </w:rPr>
          </w:rPrChange>
        </w:rPr>
        <w:t>5.1.</w:t>
      </w:r>
      <w:r w:rsidR="009740D8" w:rsidRPr="009740D8">
        <w:rPr>
          <w:rFonts w:ascii="Times New Roman" w:hAnsi="Times New Roman" w:cs="Times New Roman"/>
          <w:rPrChange w:id="163" w:author="Microsoft Office User" w:date="2021-11-22T10:28:00Z">
            <w:rPr/>
          </w:rPrChange>
        </w:rPr>
        <w:fldChar w:fldCharType="begin"/>
      </w:r>
      <w:r w:rsidR="009740D8" w:rsidRPr="009740D8">
        <w:rPr>
          <w:rFonts w:ascii="Times New Roman" w:hAnsi="Times New Roman" w:cs="Times New Roman"/>
          <w:rPrChange w:id="164" w:author="Microsoft Office User" w:date="2021-11-22T10:28:00Z">
            <w:rPr/>
          </w:rPrChange>
        </w:rPr>
        <w:instrText xml:space="preserve"> HYPERLINK \l "_26in1rg" \h </w:instrText>
      </w:r>
      <w:r w:rsidR="009740D8" w:rsidRPr="009740D8">
        <w:rPr>
          <w:rFonts w:ascii="Times New Roman" w:hAnsi="Times New Roman" w:cs="Times New Roman"/>
          <w:rPrChange w:id="165" w:author="Microsoft Office User" w:date="2021-11-22T10:28:00Z">
            <w:rPr/>
          </w:rPrChange>
        </w:rPr>
        <w:fldChar w:fldCharType="separate"/>
      </w:r>
      <w:r w:rsidRPr="009740D8">
        <w:rPr>
          <w:rFonts w:ascii="Times New Roman" w:hAnsi="Times New Roman" w:cs="Times New Roman"/>
          <w:color w:val="1155CC"/>
          <w:sz w:val="32"/>
          <w:szCs w:val="32"/>
          <w:u w:val="single"/>
          <w:rPrChange w:id="166" w:author="Microsoft Office User" w:date="2021-11-22T10:28:00Z">
            <w:rPr>
              <w:color w:val="1155CC"/>
              <w:sz w:val="32"/>
              <w:szCs w:val="32"/>
              <w:u w:val="single"/>
            </w:rPr>
          </w:rPrChange>
        </w:rPr>
        <w:t xml:space="preserve"> Videos</w:t>
      </w:r>
      <w:r w:rsidR="009740D8" w:rsidRPr="009740D8">
        <w:rPr>
          <w:rFonts w:ascii="Times New Roman" w:hAnsi="Times New Roman" w:cs="Times New Roman"/>
          <w:color w:val="1155CC"/>
          <w:sz w:val="32"/>
          <w:szCs w:val="32"/>
          <w:u w:val="single"/>
          <w:rPrChange w:id="167" w:author="Microsoft Office User" w:date="2021-11-22T10:28:00Z">
            <w:rPr>
              <w:color w:val="1155CC"/>
              <w:sz w:val="32"/>
              <w:szCs w:val="32"/>
              <w:u w:val="single"/>
            </w:rPr>
          </w:rPrChange>
        </w:rPr>
        <w:fldChar w:fldCharType="end"/>
      </w:r>
    </w:p>
    <w:p w14:paraId="4A17A4D5" w14:textId="77777777" w:rsidR="00105880" w:rsidRPr="009740D8" w:rsidRDefault="00CC3F92">
      <w:pPr>
        <w:ind w:left="2160"/>
        <w:jc w:val="both"/>
        <w:rPr>
          <w:rFonts w:ascii="Times New Roman" w:hAnsi="Times New Roman" w:cs="Times New Roman"/>
          <w:sz w:val="32"/>
          <w:szCs w:val="32"/>
          <w:rPrChange w:id="168" w:author="Microsoft Office User" w:date="2021-11-22T10:28:00Z">
            <w:rPr>
              <w:sz w:val="32"/>
              <w:szCs w:val="32"/>
            </w:rPr>
          </w:rPrChange>
        </w:rPr>
      </w:pPr>
      <w:r w:rsidRPr="009740D8">
        <w:rPr>
          <w:rFonts w:ascii="Times New Roman" w:hAnsi="Times New Roman" w:cs="Times New Roman"/>
          <w:sz w:val="32"/>
          <w:szCs w:val="32"/>
          <w:rPrChange w:id="169" w:author="Microsoft Office User" w:date="2021-11-22T10:28:00Z">
            <w:rPr>
              <w:sz w:val="32"/>
              <w:szCs w:val="32"/>
            </w:rPr>
          </w:rPrChange>
        </w:rPr>
        <w:t xml:space="preserve">5.2. </w:t>
      </w:r>
      <w:r w:rsidR="009740D8" w:rsidRPr="009740D8">
        <w:rPr>
          <w:rFonts w:ascii="Times New Roman" w:hAnsi="Times New Roman" w:cs="Times New Roman"/>
          <w:rPrChange w:id="170" w:author="Microsoft Office User" w:date="2021-11-22T10:28:00Z">
            <w:rPr/>
          </w:rPrChange>
        </w:rPr>
        <w:fldChar w:fldCharType="begin"/>
      </w:r>
      <w:r w:rsidR="009740D8" w:rsidRPr="009740D8">
        <w:rPr>
          <w:rFonts w:ascii="Times New Roman" w:hAnsi="Times New Roman" w:cs="Times New Roman"/>
          <w:rPrChange w:id="171" w:author="Microsoft Office User" w:date="2021-11-22T10:28:00Z">
            <w:rPr/>
          </w:rPrChange>
        </w:rPr>
        <w:instrText xml:space="preserve"> HYPERLINK \l "_lnxbz9" \h </w:instrText>
      </w:r>
      <w:r w:rsidR="009740D8" w:rsidRPr="009740D8">
        <w:rPr>
          <w:rFonts w:ascii="Times New Roman" w:hAnsi="Times New Roman" w:cs="Times New Roman"/>
          <w:rPrChange w:id="172" w:author="Microsoft Office User" w:date="2021-11-22T10:28:00Z">
            <w:rPr/>
          </w:rPrChange>
        </w:rPr>
        <w:fldChar w:fldCharType="separate"/>
      </w:r>
      <w:r w:rsidRPr="009740D8">
        <w:rPr>
          <w:rFonts w:ascii="Times New Roman" w:hAnsi="Times New Roman" w:cs="Times New Roman"/>
          <w:color w:val="1155CC"/>
          <w:sz w:val="32"/>
          <w:szCs w:val="32"/>
          <w:u w:val="single"/>
          <w:rPrChange w:id="173" w:author="Microsoft Office User" w:date="2021-11-22T10:28:00Z">
            <w:rPr>
              <w:color w:val="1155CC"/>
              <w:sz w:val="32"/>
              <w:szCs w:val="32"/>
              <w:u w:val="single"/>
            </w:rPr>
          </w:rPrChange>
        </w:rPr>
        <w:t>Documents</w:t>
      </w:r>
      <w:r w:rsidR="009740D8" w:rsidRPr="009740D8">
        <w:rPr>
          <w:rFonts w:ascii="Times New Roman" w:hAnsi="Times New Roman" w:cs="Times New Roman"/>
          <w:color w:val="1155CC"/>
          <w:sz w:val="32"/>
          <w:szCs w:val="32"/>
          <w:u w:val="single"/>
          <w:rPrChange w:id="174" w:author="Microsoft Office User" w:date="2021-11-22T10:28:00Z">
            <w:rPr>
              <w:color w:val="1155CC"/>
              <w:sz w:val="32"/>
              <w:szCs w:val="32"/>
              <w:u w:val="single"/>
            </w:rPr>
          </w:rPrChange>
        </w:rPr>
        <w:fldChar w:fldCharType="end"/>
      </w:r>
    </w:p>
    <w:p w14:paraId="7D187190" w14:textId="77777777" w:rsidR="00105880" w:rsidRPr="009740D8" w:rsidRDefault="009740D8">
      <w:pPr>
        <w:numPr>
          <w:ilvl w:val="0"/>
          <w:numId w:val="3"/>
        </w:numPr>
        <w:jc w:val="both"/>
        <w:rPr>
          <w:rFonts w:ascii="Times New Roman" w:hAnsi="Times New Roman" w:cs="Times New Roman"/>
          <w:sz w:val="32"/>
          <w:szCs w:val="32"/>
          <w:rPrChange w:id="175" w:author="Microsoft Office User" w:date="2021-11-22T10:28:00Z">
            <w:rPr>
              <w:sz w:val="32"/>
              <w:szCs w:val="32"/>
            </w:rPr>
          </w:rPrChange>
        </w:rPr>
      </w:pPr>
      <w:r w:rsidRPr="009740D8">
        <w:rPr>
          <w:rFonts w:ascii="Times New Roman" w:hAnsi="Times New Roman" w:cs="Times New Roman"/>
          <w:rPrChange w:id="176" w:author="Microsoft Office User" w:date="2021-11-22T10:28:00Z">
            <w:rPr/>
          </w:rPrChange>
        </w:rPr>
        <w:fldChar w:fldCharType="begin"/>
      </w:r>
      <w:r w:rsidRPr="009740D8">
        <w:rPr>
          <w:rFonts w:ascii="Times New Roman" w:hAnsi="Times New Roman" w:cs="Times New Roman"/>
          <w:rPrChange w:id="177" w:author="Microsoft Office User" w:date="2021-11-22T10:28:00Z">
            <w:rPr/>
          </w:rPrChange>
        </w:rPr>
        <w:instrText xml:space="preserve"> HYPERLINK \l "_2jxsxqh" \h </w:instrText>
      </w:r>
      <w:r w:rsidRPr="009740D8">
        <w:rPr>
          <w:rFonts w:ascii="Times New Roman" w:hAnsi="Times New Roman" w:cs="Times New Roman"/>
          <w:rPrChange w:id="178"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79" w:author="Microsoft Office User" w:date="2021-11-22T10:28:00Z">
            <w:rPr>
              <w:color w:val="1155CC"/>
              <w:sz w:val="32"/>
              <w:szCs w:val="32"/>
              <w:u w:val="single"/>
            </w:rPr>
          </w:rPrChange>
        </w:rPr>
        <w:t>Join Us</w:t>
      </w:r>
      <w:r w:rsidRPr="009740D8">
        <w:rPr>
          <w:rFonts w:ascii="Times New Roman" w:hAnsi="Times New Roman" w:cs="Times New Roman"/>
          <w:color w:val="1155CC"/>
          <w:sz w:val="32"/>
          <w:szCs w:val="32"/>
          <w:u w:val="single"/>
          <w:rPrChange w:id="180" w:author="Microsoft Office User" w:date="2021-11-22T10:28:00Z">
            <w:rPr>
              <w:color w:val="1155CC"/>
              <w:sz w:val="32"/>
              <w:szCs w:val="32"/>
              <w:u w:val="single"/>
            </w:rPr>
          </w:rPrChange>
        </w:rPr>
        <w:fldChar w:fldCharType="end"/>
      </w:r>
    </w:p>
    <w:p w14:paraId="2DC99082" w14:textId="77777777" w:rsidR="00105880" w:rsidRPr="009740D8" w:rsidRDefault="00CC3F92">
      <w:pPr>
        <w:ind w:left="2160"/>
        <w:jc w:val="both"/>
        <w:rPr>
          <w:rFonts w:ascii="Times New Roman" w:hAnsi="Times New Roman" w:cs="Times New Roman"/>
          <w:sz w:val="32"/>
          <w:szCs w:val="32"/>
          <w:rPrChange w:id="181" w:author="Microsoft Office User" w:date="2021-11-22T10:28:00Z">
            <w:rPr>
              <w:sz w:val="32"/>
              <w:szCs w:val="32"/>
            </w:rPr>
          </w:rPrChange>
        </w:rPr>
      </w:pPr>
      <w:r w:rsidRPr="009740D8">
        <w:rPr>
          <w:rFonts w:ascii="Times New Roman" w:hAnsi="Times New Roman" w:cs="Times New Roman"/>
          <w:sz w:val="32"/>
          <w:szCs w:val="32"/>
          <w:rPrChange w:id="182" w:author="Microsoft Office User" w:date="2021-11-22T10:28:00Z">
            <w:rPr>
              <w:sz w:val="32"/>
              <w:szCs w:val="32"/>
            </w:rPr>
          </w:rPrChange>
        </w:rPr>
        <w:t xml:space="preserve">6.1. </w:t>
      </w:r>
      <w:r w:rsidR="009740D8" w:rsidRPr="009740D8">
        <w:rPr>
          <w:rFonts w:ascii="Times New Roman" w:hAnsi="Times New Roman" w:cs="Times New Roman"/>
          <w:rPrChange w:id="183" w:author="Microsoft Office User" w:date="2021-11-22T10:28:00Z">
            <w:rPr/>
          </w:rPrChange>
        </w:rPr>
        <w:fldChar w:fldCharType="begin"/>
      </w:r>
      <w:r w:rsidR="009740D8" w:rsidRPr="009740D8">
        <w:rPr>
          <w:rFonts w:ascii="Times New Roman" w:hAnsi="Times New Roman" w:cs="Times New Roman"/>
          <w:rPrChange w:id="184" w:author="Microsoft Office User" w:date="2021-11-22T10:28:00Z">
            <w:rPr/>
          </w:rPrChange>
        </w:rPr>
        <w:instrText xml:space="preserve"> HYPERLINK \l "_z337ya" \h </w:instrText>
      </w:r>
      <w:r w:rsidR="009740D8" w:rsidRPr="009740D8">
        <w:rPr>
          <w:rFonts w:ascii="Times New Roman" w:hAnsi="Times New Roman" w:cs="Times New Roman"/>
          <w:rPrChange w:id="185" w:author="Microsoft Office User" w:date="2021-11-22T10:28:00Z">
            <w:rPr/>
          </w:rPrChange>
        </w:rPr>
        <w:fldChar w:fldCharType="separate"/>
      </w:r>
      <w:r w:rsidRPr="009740D8">
        <w:rPr>
          <w:rFonts w:ascii="Times New Roman" w:hAnsi="Times New Roman" w:cs="Times New Roman"/>
          <w:color w:val="1155CC"/>
          <w:sz w:val="32"/>
          <w:szCs w:val="32"/>
          <w:u w:val="single"/>
          <w:rPrChange w:id="186" w:author="Microsoft Office User" w:date="2021-11-22T10:28:00Z">
            <w:rPr>
              <w:color w:val="1155CC"/>
              <w:sz w:val="32"/>
              <w:szCs w:val="32"/>
              <w:u w:val="single"/>
            </w:rPr>
          </w:rPrChange>
        </w:rPr>
        <w:t>Individual</w:t>
      </w:r>
      <w:r w:rsidR="009740D8" w:rsidRPr="009740D8">
        <w:rPr>
          <w:rFonts w:ascii="Times New Roman" w:hAnsi="Times New Roman" w:cs="Times New Roman"/>
          <w:color w:val="1155CC"/>
          <w:sz w:val="32"/>
          <w:szCs w:val="32"/>
          <w:u w:val="single"/>
          <w:rPrChange w:id="187" w:author="Microsoft Office User" w:date="2021-11-22T10:28:00Z">
            <w:rPr>
              <w:color w:val="1155CC"/>
              <w:sz w:val="32"/>
              <w:szCs w:val="32"/>
              <w:u w:val="single"/>
            </w:rPr>
          </w:rPrChange>
        </w:rPr>
        <w:fldChar w:fldCharType="end"/>
      </w:r>
    </w:p>
    <w:p w14:paraId="28B993FC" w14:textId="77777777" w:rsidR="00105880" w:rsidRPr="009740D8" w:rsidRDefault="00CC3F92">
      <w:pPr>
        <w:ind w:left="2160"/>
        <w:jc w:val="both"/>
        <w:rPr>
          <w:rFonts w:ascii="Times New Roman" w:hAnsi="Times New Roman" w:cs="Times New Roman"/>
          <w:sz w:val="32"/>
          <w:szCs w:val="32"/>
          <w:rPrChange w:id="188" w:author="Microsoft Office User" w:date="2021-11-22T10:28:00Z">
            <w:rPr>
              <w:sz w:val="32"/>
              <w:szCs w:val="32"/>
            </w:rPr>
          </w:rPrChange>
        </w:rPr>
      </w:pPr>
      <w:r w:rsidRPr="009740D8">
        <w:rPr>
          <w:rFonts w:ascii="Times New Roman" w:hAnsi="Times New Roman" w:cs="Times New Roman"/>
          <w:sz w:val="32"/>
          <w:szCs w:val="32"/>
          <w:rPrChange w:id="189" w:author="Microsoft Office User" w:date="2021-11-22T10:28:00Z">
            <w:rPr>
              <w:sz w:val="32"/>
              <w:szCs w:val="32"/>
            </w:rPr>
          </w:rPrChange>
        </w:rPr>
        <w:t xml:space="preserve">6.2. </w:t>
      </w:r>
      <w:r w:rsidR="009740D8" w:rsidRPr="009740D8">
        <w:rPr>
          <w:rFonts w:ascii="Times New Roman" w:hAnsi="Times New Roman" w:cs="Times New Roman"/>
          <w:rPrChange w:id="190" w:author="Microsoft Office User" w:date="2021-11-22T10:28:00Z">
            <w:rPr/>
          </w:rPrChange>
        </w:rPr>
        <w:fldChar w:fldCharType="begin"/>
      </w:r>
      <w:r w:rsidR="009740D8" w:rsidRPr="009740D8">
        <w:rPr>
          <w:rFonts w:ascii="Times New Roman" w:hAnsi="Times New Roman" w:cs="Times New Roman"/>
          <w:rPrChange w:id="191" w:author="Microsoft Office User" w:date="2021-11-22T10:28:00Z">
            <w:rPr/>
          </w:rPrChange>
        </w:rPr>
        <w:instrText xml:space="preserve"> HYPERLINK \l "_1y810tw" \h </w:instrText>
      </w:r>
      <w:r w:rsidR="009740D8" w:rsidRPr="009740D8">
        <w:rPr>
          <w:rFonts w:ascii="Times New Roman" w:hAnsi="Times New Roman" w:cs="Times New Roman"/>
          <w:rPrChange w:id="192" w:author="Microsoft Office User" w:date="2021-11-22T10:28:00Z">
            <w:rPr/>
          </w:rPrChange>
        </w:rPr>
        <w:fldChar w:fldCharType="separate"/>
      </w:r>
      <w:r w:rsidRPr="009740D8">
        <w:rPr>
          <w:rFonts w:ascii="Times New Roman" w:hAnsi="Times New Roman" w:cs="Times New Roman"/>
          <w:color w:val="1155CC"/>
          <w:sz w:val="32"/>
          <w:szCs w:val="32"/>
          <w:u w:val="single"/>
          <w:rPrChange w:id="193" w:author="Microsoft Office User" w:date="2021-11-22T10:28:00Z">
            <w:rPr>
              <w:color w:val="1155CC"/>
              <w:sz w:val="32"/>
              <w:szCs w:val="32"/>
              <w:u w:val="single"/>
            </w:rPr>
          </w:rPrChange>
        </w:rPr>
        <w:t>Company</w:t>
      </w:r>
      <w:r w:rsidR="009740D8" w:rsidRPr="009740D8">
        <w:rPr>
          <w:rFonts w:ascii="Times New Roman" w:hAnsi="Times New Roman" w:cs="Times New Roman"/>
          <w:color w:val="1155CC"/>
          <w:sz w:val="32"/>
          <w:szCs w:val="32"/>
          <w:u w:val="single"/>
          <w:rPrChange w:id="194" w:author="Microsoft Office User" w:date="2021-11-22T10:28:00Z">
            <w:rPr>
              <w:color w:val="1155CC"/>
              <w:sz w:val="32"/>
              <w:szCs w:val="32"/>
              <w:u w:val="single"/>
            </w:rPr>
          </w:rPrChange>
        </w:rPr>
        <w:fldChar w:fldCharType="end"/>
      </w:r>
    </w:p>
    <w:p w14:paraId="726EEC55" w14:textId="77777777" w:rsidR="00105880" w:rsidRPr="009740D8" w:rsidRDefault="009740D8">
      <w:pPr>
        <w:numPr>
          <w:ilvl w:val="0"/>
          <w:numId w:val="3"/>
        </w:numPr>
        <w:jc w:val="both"/>
        <w:rPr>
          <w:rFonts w:ascii="Times New Roman" w:hAnsi="Times New Roman" w:cs="Times New Roman"/>
          <w:sz w:val="32"/>
          <w:szCs w:val="32"/>
          <w:rPrChange w:id="195" w:author="Microsoft Office User" w:date="2021-11-22T10:28:00Z">
            <w:rPr>
              <w:sz w:val="32"/>
              <w:szCs w:val="32"/>
            </w:rPr>
          </w:rPrChange>
        </w:rPr>
      </w:pPr>
      <w:r w:rsidRPr="009740D8">
        <w:rPr>
          <w:rFonts w:ascii="Times New Roman" w:hAnsi="Times New Roman" w:cs="Times New Roman"/>
          <w:rPrChange w:id="196" w:author="Microsoft Office User" w:date="2021-11-22T10:28:00Z">
            <w:rPr/>
          </w:rPrChange>
        </w:rPr>
        <w:fldChar w:fldCharType="begin"/>
      </w:r>
      <w:r w:rsidRPr="009740D8">
        <w:rPr>
          <w:rFonts w:ascii="Times New Roman" w:hAnsi="Times New Roman" w:cs="Times New Roman"/>
          <w:rPrChange w:id="197" w:author="Microsoft Office User" w:date="2021-11-22T10:28:00Z">
            <w:rPr/>
          </w:rPrChange>
        </w:rPr>
        <w:instrText xml:space="preserve"> HYPERLINK \l "_4i7ojhp" \h </w:instrText>
      </w:r>
      <w:r w:rsidRPr="009740D8">
        <w:rPr>
          <w:rFonts w:ascii="Times New Roman" w:hAnsi="Times New Roman" w:cs="Times New Roman"/>
          <w:rPrChange w:id="198" w:author="Microsoft Office User" w:date="2021-11-22T10:28:00Z">
            <w:rPr/>
          </w:rPrChange>
        </w:rPr>
        <w:fldChar w:fldCharType="separate"/>
      </w:r>
      <w:r w:rsidR="00CC3F92" w:rsidRPr="009740D8">
        <w:rPr>
          <w:rFonts w:ascii="Times New Roman" w:hAnsi="Times New Roman" w:cs="Times New Roman"/>
          <w:color w:val="1155CC"/>
          <w:sz w:val="32"/>
          <w:szCs w:val="32"/>
          <w:u w:val="single"/>
          <w:rPrChange w:id="199" w:author="Microsoft Office User" w:date="2021-11-22T10:28:00Z">
            <w:rPr>
              <w:color w:val="1155CC"/>
              <w:sz w:val="32"/>
              <w:szCs w:val="32"/>
              <w:u w:val="single"/>
            </w:rPr>
          </w:rPrChange>
        </w:rPr>
        <w:t>Login</w:t>
      </w:r>
      <w:r w:rsidRPr="009740D8">
        <w:rPr>
          <w:rFonts w:ascii="Times New Roman" w:hAnsi="Times New Roman" w:cs="Times New Roman"/>
          <w:color w:val="1155CC"/>
          <w:sz w:val="32"/>
          <w:szCs w:val="32"/>
          <w:u w:val="single"/>
          <w:rPrChange w:id="200" w:author="Microsoft Office User" w:date="2021-11-22T10:28:00Z">
            <w:rPr>
              <w:color w:val="1155CC"/>
              <w:sz w:val="32"/>
              <w:szCs w:val="32"/>
              <w:u w:val="single"/>
            </w:rPr>
          </w:rPrChange>
        </w:rPr>
        <w:fldChar w:fldCharType="end"/>
      </w:r>
    </w:p>
    <w:p w14:paraId="246D6527" w14:textId="77777777" w:rsidR="00105880" w:rsidRPr="009740D8" w:rsidRDefault="00CC3F92">
      <w:pPr>
        <w:ind w:left="2160"/>
        <w:jc w:val="both"/>
        <w:rPr>
          <w:rFonts w:ascii="Times New Roman" w:hAnsi="Times New Roman" w:cs="Times New Roman"/>
          <w:sz w:val="32"/>
          <w:szCs w:val="32"/>
          <w:rPrChange w:id="201" w:author="Microsoft Office User" w:date="2021-11-22T10:28:00Z">
            <w:rPr>
              <w:sz w:val="32"/>
              <w:szCs w:val="32"/>
            </w:rPr>
          </w:rPrChange>
        </w:rPr>
      </w:pPr>
      <w:r w:rsidRPr="009740D8">
        <w:rPr>
          <w:rFonts w:ascii="Times New Roman" w:hAnsi="Times New Roman" w:cs="Times New Roman"/>
          <w:sz w:val="32"/>
          <w:szCs w:val="32"/>
          <w:rPrChange w:id="202" w:author="Microsoft Office User" w:date="2021-11-22T10:28:00Z">
            <w:rPr>
              <w:sz w:val="32"/>
              <w:szCs w:val="32"/>
            </w:rPr>
          </w:rPrChange>
        </w:rPr>
        <w:t xml:space="preserve">7.1. </w:t>
      </w:r>
      <w:r w:rsidR="009740D8" w:rsidRPr="009740D8">
        <w:rPr>
          <w:rFonts w:ascii="Times New Roman" w:hAnsi="Times New Roman" w:cs="Times New Roman"/>
          <w:rPrChange w:id="203" w:author="Microsoft Office User" w:date="2021-11-22T10:28:00Z">
            <w:rPr/>
          </w:rPrChange>
        </w:rPr>
        <w:fldChar w:fldCharType="begin"/>
      </w:r>
      <w:r w:rsidR="009740D8" w:rsidRPr="009740D8">
        <w:rPr>
          <w:rFonts w:ascii="Times New Roman" w:hAnsi="Times New Roman" w:cs="Times New Roman"/>
          <w:rPrChange w:id="204" w:author="Microsoft Office User" w:date="2021-11-22T10:28:00Z">
            <w:rPr/>
          </w:rPrChange>
        </w:rPr>
        <w:instrText xml:space="preserve"> HYPERLINK \l "_2xcytpi" \h </w:instrText>
      </w:r>
      <w:r w:rsidR="009740D8" w:rsidRPr="009740D8">
        <w:rPr>
          <w:rFonts w:ascii="Times New Roman" w:hAnsi="Times New Roman" w:cs="Times New Roman"/>
          <w:rPrChange w:id="205" w:author="Microsoft Office User" w:date="2021-11-22T10:28:00Z">
            <w:rPr/>
          </w:rPrChange>
        </w:rPr>
        <w:fldChar w:fldCharType="separate"/>
      </w:r>
      <w:r w:rsidRPr="009740D8">
        <w:rPr>
          <w:rFonts w:ascii="Times New Roman" w:hAnsi="Times New Roman" w:cs="Times New Roman"/>
          <w:color w:val="1155CC"/>
          <w:sz w:val="32"/>
          <w:szCs w:val="32"/>
          <w:u w:val="single"/>
          <w:rPrChange w:id="206" w:author="Microsoft Office User" w:date="2021-11-22T10:28:00Z">
            <w:rPr>
              <w:color w:val="1155CC"/>
              <w:sz w:val="32"/>
              <w:szCs w:val="32"/>
              <w:u w:val="single"/>
            </w:rPr>
          </w:rPrChange>
        </w:rPr>
        <w:t>Forgot Password</w:t>
      </w:r>
      <w:r w:rsidR="009740D8" w:rsidRPr="009740D8">
        <w:rPr>
          <w:rFonts w:ascii="Times New Roman" w:hAnsi="Times New Roman" w:cs="Times New Roman"/>
          <w:color w:val="1155CC"/>
          <w:sz w:val="32"/>
          <w:szCs w:val="32"/>
          <w:u w:val="single"/>
          <w:rPrChange w:id="207" w:author="Microsoft Office User" w:date="2021-11-22T10:28:00Z">
            <w:rPr>
              <w:color w:val="1155CC"/>
              <w:sz w:val="32"/>
              <w:szCs w:val="32"/>
              <w:u w:val="single"/>
            </w:rPr>
          </w:rPrChange>
        </w:rPr>
        <w:fldChar w:fldCharType="end"/>
      </w:r>
    </w:p>
    <w:p w14:paraId="6CB0F850" w14:textId="77777777" w:rsidR="00105880" w:rsidRDefault="00105880">
      <w:pPr>
        <w:jc w:val="both"/>
        <w:rPr>
          <w:rFonts w:ascii="Times New Roman" w:hAnsi="Times New Roman" w:cs="Times New Roman"/>
        </w:rPr>
      </w:pPr>
    </w:p>
    <w:p w14:paraId="7D9BBA3D" w14:textId="77777777" w:rsidR="009740D8" w:rsidRDefault="009740D8">
      <w:pPr>
        <w:jc w:val="both"/>
        <w:rPr>
          <w:rFonts w:ascii="Times New Roman" w:hAnsi="Times New Roman" w:cs="Times New Roman"/>
          <w:sz w:val="32"/>
          <w:szCs w:val="32"/>
        </w:rPr>
      </w:pPr>
    </w:p>
    <w:p w14:paraId="22E9A0A4" w14:textId="77777777" w:rsidR="009740D8" w:rsidRDefault="009740D8">
      <w:pPr>
        <w:jc w:val="both"/>
        <w:rPr>
          <w:rFonts w:ascii="Times New Roman" w:hAnsi="Times New Roman" w:cs="Times New Roman"/>
          <w:sz w:val="32"/>
          <w:szCs w:val="32"/>
        </w:rPr>
      </w:pPr>
    </w:p>
    <w:p w14:paraId="496521DE" w14:textId="77777777" w:rsidR="009740D8" w:rsidRDefault="009740D8">
      <w:pPr>
        <w:jc w:val="both"/>
        <w:rPr>
          <w:rFonts w:ascii="Times New Roman" w:hAnsi="Times New Roman" w:cs="Times New Roman"/>
          <w:sz w:val="32"/>
          <w:szCs w:val="32"/>
        </w:rPr>
      </w:pPr>
    </w:p>
    <w:p w14:paraId="47D10F93" w14:textId="77777777" w:rsidR="009740D8" w:rsidRPr="009740D8" w:rsidRDefault="009740D8">
      <w:pPr>
        <w:jc w:val="both"/>
        <w:rPr>
          <w:rFonts w:ascii="Times New Roman" w:hAnsi="Times New Roman" w:cs="Times New Roman"/>
          <w:sz w:val="32"/>
          <w:szCs w:val="32"/>
          <w:rPrChange w:id="208" w:author="Microsoft Office User" w:date="2021-11-22T10:28:00Z">
            <w:rPr>
              <w:sz w:val="32"/>
              <w:szCs w:val="32"/>
            </w:rPr>
          </w:rPrChange>
        </w:rPr>
      </w:pPr>
    </w:p>
    <w:p w14:paraId="5C3314F7" w14:textId="77777777" w:rsidR="00CC3F92" w:rsidRPr="009740D8" w:rsidRDefault="00CC3F92">
      <w:pPr>
        <w:jc w:val="both"/>
        <w:rPr>
          <w:rFonts w:ascii="Times New Roman" w:hAnsi="Times New Roman" w:cs="Times New Roman"/>
          <w:sz w:val="32"/>
          <w:szCs w:val="32"/>
          <w:rPrChange w:id="209" w:author="Microsoft Office User" w:date="2021-11-22T10:28:00Z">
            <w:rPr>
              <w:sz w:val="32"/>
              <w:szCs w:val="32"/>
            </w:rPr>
          </w:rPrChange>
        </w:rPr>
      </w:pPr>
    </w:p>
    <w:p w14:paraId="2EB823F8" w14:textId="77777777" w:rsidR="00105880" w:rsidRPr="009740D8" w:rsidRDefault="00105880">
      <w:pPr>
        <w:jc w:val="both"/>
        <w:rPr>
          <w:rFonts w:ascii="Times New Roman" w:hAnsi="Times New Roman" w:cs="Times New Roman"/>
          <w:sz w:val="32"/>
          <w:szCs w:val="32"/>
          <w:rPrChange w:id="210" w:author="Microsoft Office User" w:date="2021-11-22T10:28:00Z">
            <w:rPr>
              <w:sz w:val="32"/>
              <w:szCs w:val="32"/>
            </w:rPr>
          </w:rPrChange>
        </w:rPr>
      </w:pPr>
    </w:p>
    <w:p w14:paraId="3A4F50A5" w14:textId="2C554714" w:rsidR="009740D8" w:rsidRPr="009740D8" w:rsidRDefault="00CC3F92" w:rsidP="009740D8">
      <w:pPr>
        <w:rPr>
          <w:rFonts w:ascii="Times New Roman" w:hAnsi="Times New Roman" w:cs="Times New Roman"/>
          <w:sz w:val="32"/>
          <w:szCs w:val="32"/>
          <w:rPrChange w:id="211" w:author="Microsoft Office User" w:date="2021-11-22T10:28:00Z">
            <w:rPr>
              <w:sz w:val="32"/>
              <w:szCs w:val="32"/>
            </w:rPr>
          </w:rPrChange>
        </w:rPr>
      </w:pPr>
      <w:r w:rsidRPr="009740D8">
        <w:rPr>
          <w:rFonts w:ascii="Times New Roman" w:hAnsi="Times New Roman" w:cs="Times New Roman"/>
          <w:noProof/>
          <w:sz w:val="32"/>
          <w:szCs w:val="32"/>
          <w:lang w:val="en-US"/>
          <w:rPrChange w:id="212" w:author="Microsoft Office User" w:date="2021-11-22T10:28:00Z">
            <w:rPr>
              <w:noProof/>
              <w:sz w:val="32"/>
              <w:szCs w:val="32"/>
              <w:lang w:val="en-US"/>
            </w:rPr>
          </w:rPrChange>
        </w:rPr>
        <w:lastRenderedPageBreak/>
        <w:drawing>
          <wp:inline distT="114300" distB="114300" distL="114300" distR="114300" wp14:anchorId="5F61BDC2" wp14:editId="43B996BD">
            <wp:extent cx="5943600" cy="406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r="3938"/>
                    <a:stretch>
                      <a:fillRect/>
                    </a:stretch>
                  </pic:blipFill>
                  <pic:spPr>
                    <a:xfrm>
                      <a:off x="0" y="0"/>
                      <a:ext cx="5943600" cy="406400"/>
                    </a:xfrm>
                    <a:prstGeom prst="rect">
                      <a:avLst/>
                    </a:prstGeom>
                    <a:ln/>
                  </pic:spPr>
                </pic:pic>
              </a:graphicData>
            </a:graphic>
          </wp:inline>
        </w:drawing>
      </w:r>
    </w:p>
    <w:p w14:paraId="23EAEF03" w14:textId="77777777" w:rsidR="00105880" w:rsidRPr="009740D8" w:rsidRDefault="00CC3F92">
      <w:pPr>
        <w:jc w:val="both"/>
        <w:rPr>
          <w:rFonts w:ascii="Times New Roman" w:hAnsi="Times New Roman" w:cs="Times New Roman"/>
          <w:sz w:val="28"/>
          <w:szCs w:val="28"/>
          <w:rPrChange w:id="213" w:author="Microsoft Office User" w:date="2021-11-22T10:28:00Z">
            <w:rPr>
              <w:sz w:val="28"/>
              <w:szCs w:val="28"/>
            </w:rPr>
          </w:rPrChange>
        </w:rPr>
      </w:pPr>
      <w:r w:rsidRPr="009740D8">
        <w:rPr>
          <w:rFonts w:ascii="Times New Roman" w:hAnsi="Times New Roman" w:cs="Times New Roman"/>
          <w:sz w:val="28"/>
          <w:szCs w:val="28"/>
          <w:rPrChange w:id="214" w:author="Microsoft Office User" w:date="2021-11-22T10:28:00Z">
            <w:rPr>
              <w:sz w:val="28"/>
              <w:szCs w:val="28"/>
            </w:rPr>
          </w:rPrChange>
        </w:rPr>
        <w:t>This is the main bottoms of the site. You can see it on top of the screen before login as follows:</w:t>
      </w:r>
    </w:p>
    <w:p w14:paraId="06DFF9F2" w14:textId="77777777" w:rsidR="00105880" w:rsidRPr="009740D8" w:rsidRDefault="00105880">
      <w:pPr>
        <w:jc w:val="both"/>
        <w:rPr>
          <w:rFonts w:ascii="Times New Roman" w:hAnsi="Times New Roman" w:cs="Times New Roman"/>
          <w:sz w:val="28"/>
          <w:szCs w:val="28"/>
          <w:rPrChange w:id="215" w:author="Microsoft Office User" w:date="2021-11-22T10:28:00Z">
            <w:rPr>
              <w:sz w:val="28"/>
              <w:szCs w:val="28"/>
            </w:rPr>
          </w:rPrChange>
        </w:rPr>
      </w:pPr>
    </w:p>
    <w:p w14:paraId="598460B3" w14:textId="77777777" w:rsidR="00105880" w:rsidRPr="009740D8" w:rsidRDefault="00CC3F92">
      <w:pPr>
        <w:pStyle w:val="Heading1"/>
        <w:spacing w:before="0" w:after="0"/>
        <w:jc w:val="both"/>
        <w:rPr>
          <w:rFonts w:ascii="Times New Roman" w:hAnsi="Times New Roman" w:cs="Times New Roman"/>
          <w:b/>
          <w:sz w:val="32"/>
          <w:szCs w:val="32"/>
          <w:rPrChange w:id="216" w:author="Microsoft Office User" w:date="2021-11-22T10:28:00Z">
            <w:rPr>
              <w:b/>
              <w:sz w:val="32"/>
              <w:szCs w:val="32"/>
            </w:rPr>
          </w:rPrChange>
        </w:rPr>
      </w:pPr>
      <w:bookmarkStart w:id="217" w:name="_gjdgxs" w:colFirst="0" w:colLast="0"/>
      <w:bookmarkEnd w:id="217"/>
      <w:r w:rsidRPr="009740D8">
        <w:rPr>
          <w:rFonts w:ascii="Times New Roman" w:hAnsi="Times New Roman" w:cs="Times New Roman"/>
          <w:b/>
          <w:sz w:val="32"/>
          <w:szCs w:val="32"/>
          <w:rPrChange w:id="218" w:author="Microsoft Office User" w:date="2021-11-22T10:28:00Z">
            <w:rPr>
              <w:b/>
              <w:sz w:val="32"/>
              <w:szCs w:val="32"/>
            </w:rPr>
          </w:rPrChange>
        </w:rPr>
        <w:t>1. Home:</w:t>
      </w:r>
    </w:p>
    <w:p w14:paraId="467E9E2D" w14:textId="77777777" w:rsidR="00105880" w:rsidRPr="009740D8" w:rsidRDefault="00CC3F92">
      <w:pPr>
        <w:jc w:val="both"/>
        <w:rPr>
          <w:rFonts w:ascii="Times New Roman" w:hAnsi="Times New Roman" w:cs="Times New Roman"/>
          <w:sz w:val="28"/>
          <w:szCs w:val="28"/>
          <w:highlight w:val="white"/>
          <w:rPrChange w:id="219" w:author="Microsoft Office User" w:date="2021-11-22T10:28:00Z">
            <w:rPr>
              <w:sz w:val="28"/>
              <w:szCs w:val="28"/>
              <w:highlight w:val="white"/>
            </w:rPr>
          </w:rPrChange>
        </w:rPr>
      </w:pPr>
      <w:r w:rsidRPr="009740D8">
        <w:rPr>
          <w:rFonts w:ascii="Times New Roman" w:hAnsi="Times New Roman" w:cs="Times New Roman"/>
          <w:sz w:val="28"/>
          <w:szCs w:val="28"/>
          <w:rPrChange w:id="220" w:author="Microsoft Office User" w:date="2021-11-22T10:28:00Z">
            <w:rPr>
              <w:sz w:val="28"/>
              <w:szCs w:val="28"/>
            </w:rPr>
          </w:rPrChange>
        </w:rPr>
        <w:t xml:space="preserve">To have access to the home page, just click on </w:t>
      </w:r>
      <w:r w:rsidRPr="009740D8">
        <w:rPr>
          <w:rFonts w:ascii="Times New Roman" w:hAnsi="Times New Roman" w:cs="Times New Roman"/>
          <w:sz w:val="28"/>
          <w:szCs w:val="28"/>
          <w:highlight w:val="yellow"/>
          <w:rPrChange w:id="221" w:author="Microsoft Office User" w:date="2021-11-22T10:28:00Z">
            <w:rPr>
              <w:sz w:val="28"/>
              <w:szCs w:val="28"/>
              <w:highlight w:val="yellow"/>
            </w:rPr>
          </w:rPrChange>
        </w:rPr>
        <w:t>Home</w:t>
      </w:r>
      <w:r w:rsidRPr="009740D8">
        <w:rPr>
          <w:rFonts w:ascii="Times New Roman" w:hAnsi="Times New Roman" w:cs="Times New Roman"/>
          <w:sz w:val="28"/>
          <w:szCs w:val="28"/>
          <w:highlight w:val="white"/>
          <w:rPrChange w:id="222" w:author="Microsoft Office User" w:date="2021-11-22T10:28:00Z">
            <w:rPr>
              <w:sz w:val="28"/>
              <w:szCs w:val="28"/>
              <w:highlight w:val="white"/>
            </w:rPr>
          </w:rPrChange>
        </w:rPr>
        <w:t xml:space="preserve"> on the top-left corner of the screen. </w:t>
      </w:r>
    </w:p>
    <w:p w14:paraId="0286F473" w14:textId="77777777" w:rsidR="00105880" w:rsidRPr="009740D8" w:rsidRDefault="00CC3F92">
      <w:pPr>
        <w:spacing w:after="200"/>
        <w:jc w:val="both"/>
        <w:rPr>
          <w:rFonts w:ascii="Times New Roman" w:hAnsi="Times New Roman" w:cs="Times New Roman"/>
          <w:b/>
          <w:sz w:val="32"/>
          <w:szCs w:val="32"/>
          <w:rPrChange w:id="223" w:author="Microsoft Office User" w:date="2021-11-22T10:28:00Z">
            <w:rPr>
              <w:b/>
              <w:sz w:val="32"/>
              <w:szCs w:val="32"/>
            </w:rPr>
          </w:rPrChange>
        </w:rPr>
      </w:pPr>
      <w:r w:rsidRPr="009740D8">
        <w:rPr>
          <w:rFonts w:ascii="Times New Roman" w:hAnsi="Times New Roman" w:cs="Times New Roman"/>
          <w:sz w:val="28"/>
          <w:szCs w:val="28"/>
          <w:highlight w:val="white"/>
          <w:rPrChange w:id="224" w:author="Microsoft Office User" w:date="2021-11-22T10:28:00Z">
            <w:rPr>
              <w:sz w:val="28"/>
              <w:szCs w:val="28"/>
              <w:highlight w:val="white"/>
            </w:rPr>
          </w:rPrChange>
        </w:rPr>
        <w:t>In this page, you can find a brief introduction about the company, quick user guide, latest news, suggestion box and company’s contact information</w:t>
      </w:r>
      <w:r w:rsidRPr="009740D8">
        <w:rPr>
          <w:rFonts w:ascii="Times New Roman" w:hAnsi="Times New Roman" w:cs="Times New Roman"/>
          <w:highlight w:val="white"/>
          <w:rPrChange w:id="225" w:author="Microsoft Office User" w:date="2021-11-22T10:28:00Z">
            <w:rPr>
              <w:highlight w:val="white"/>
            </w:rPr>
          </w:rPrChange>
        </w:rPr>
        <w:t xml:space="preserve">. </w:t>
      </w:r>
    </w:p>
    <w:p w14:paraId="0E5C99ED" w14:textId="77777777" w:rsidR="00105880" w:rsidRDefault="00CC3F92" w:rsidP="009740D8">
      <w:pPr>
        <w:jc w:val="center"/>
        <w:rPr>
          <w:rFonts w:ascii="Times New Roman" w:hAnsi="Times New Roman" w:cs="Times New Roman"/>
          <w:sz w:val="28"/>
          <w:szCs w:val="28"/>
        </w:rPr>
      </w:pPr>
      <w:r w:rsidRPr="009740D8">
        <w:rPr>
          <w:rFonts w:ascii="Times New Roman" w:hAnsi="Times New Roman" w:cs="Times New Roman"/>
          <w:noProof/>
          <w:sz w:val="28"/>
          <w:szCs w:val="28"/>
          <w:lang w:val="en-US"/>
          <w:rPrChange w:id="226" w:author="Microsoft Office User" w:date="2021-11-22T10:28:00Z">
            <w:rPr>
              <w:noProof/>
              <w:sz w:val="28"/>
              <w:szCs w:val="28"/>
              <w:lang w:val="en-US"/>
            </w:rPr>
          </w:rPrChange>
        </w:rPr>
        <w:drawing>
          <wp:inline distT="114300" distB="114300" distL="114300" distR="114300" wp14:anchorId="41D8B3A4" wp14:editId="31707265">
            <wp:extent cx="4743450" cy="5270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7027" r="5016" b="6229"/>
                    <a:stretch>
                      <a:fillRect/>
                    </a:stretch>
                  </pic:blipFill>
                  <pic:spPr>
                    <a:xfrm>
                      <a:off x="0" y="0"/>
                      <a:ext cx="4743450" cy="527050"/>
                    </a:xfrm>
                    <a:prstGeom prst="rect">
                      <a:avLst/>
                    </a:prstGeom>
                    <a:ln/>
                  </pic:spPr>
                </pic:pic>
              </a:graphicData>
            </a:graphic>
          </wp:inline>
        </w:drawing>
      </w:r>
    </w:p>
    <w:p w14:paraId="67985D0B" w14:textId="77777777" w:rsidR="009740D8" w:rsidRPr="009740D8" w:rsidRDefault="009740D8" w:rsidP="009740D8">
      <w:pPr>
        <w:jc w:val="center"/>
        <w:rPr>
          <w:rFonts w:ascii="Times New Roman" w:hAnsi="Times New Roman" w:cs="Times New Roman"/>
          <w:sz w:val="28"/>
          <w:szCs w:val="28"/>
          <w:rPrChange w:id="227" w:author="Microsoft Office User" w:date="2021-11-22T10:28:00Z">
            <w:rPr>
              <w:sz w:val="28"/>
              <w:szCs w:val="28"/>
            </w:rPr>
          </w:rPrChange>
        </w:rPr>
      </w:pPr>
    </w:p>
    <w:p w14:paraId="1189CAC8" w14:textId="77777777" w:rsidR="00105880" w:rsidRPr="009740D8" w:rsidRDefault="00CC3F92">
      <w:pPr>
        <w:pStyle w:val="Heading2"/>
        <w:spacing w:before="0" w:after="0"/>
        <w:ind w:right="90"/>
        <w:jc w:val="both"/>
        <w:rPr>
          <w:rFonts w:ascii="Times New Roman" w:hAnsi="Times New Roman" w:cs="Times New Roman"/>
          <w:sz w:val="28"/>
          <w:szCs w:val="28"/>
          <w:rPrChange w:id="228" w:author="Microsoft Office User" w:date="2021-11-22T10:28:00Z">
            <w:rPr>
              <w:sz w:val="28"/>
              <w:szCs w:val="28"/>
            </w:rPr>
          </w:rPrChange>
        </w:rPr>
      </w:pPr>
      <w:bookmarkStart w:id="229" w:name="_30j0zll" w:colFirst="0" w:colLast="0"/>
      <w:bookmarkEnd w:id="229"/>
      <w:r w:rsidRPr="009740D8">
        <w:rPr>
          <w:rFonts w:ascii="Times New Roman" w:hAnsi="Times New Roman" w:cs="Times New Roman"/>
          <w:sz w:val="28"/>
          <w:szCs w:val="28"/>
          <w:rPrChange w:id="230" w:author="Microsoft Office User" w:date="2021-11-22T10:28:00Z">
            <w:rPr>
              <w:sz w:val="28"/>
              <w:szCs w:val="28"/>
            </w:rPr>
          </w:rPrChange>
        </w:rPr>
        <w:t>Let’s see some important parts of Home page:</w:t>
      </w:r>
    </w:p>
    <w:p w14:paraId="6E350F2E" w14:textId="77777777" w:rsidR="00105880" w:rsidRDefault="00105880">
      <w:pPr>
        <w:jc w:val="both"/>
        <w:rPr>
          <w:rFonts w:ascii="Times New Roman" w:hAnsi="Times New Roman" w:cs="Times New Roman"/>
        </w:rPr>
      </w:pPr>
    </w:p>
    <w:p w14:paraId="5B36562C" w14:textId="77777777" w:rsidR="009740D8" w:rsidRPr="009740D8" w:rsidDel="00631B84" w:rsidRDefault="009740D8">
      <w:pPr>
        <w:jc w:val="both"/>
        <w:rPr>
          <w:del w:id="231" w:author="mohammad reza" w:date="2021-10-21T19:43:00Z"/>
          <w:rFonts w:ascii="Times New Roman" w:hAnsi="Times New Roman" w:cs="Times New Roman"/>
          <w:rPrChange w:id="232" w:author="Microsoft Office User" w:date="2021-11-22T10:28:00Z">
            <w:rPr>
              <w:del w:id="233" w:author="mohammad reza" w:date="2021-10-21T19:43:00Z"/>
            </w:rPr>
          </w:rPrChange>
        </w:rPr>
      </w:pPr>
    </w:p>
    <w:p w14:paraId="04943E37" w14:textId="77777777" w:rsidR="00105880" w:rsidRPr="009740D8" w:rsidRDefault="00105880">
      <w:pPr>
        <w:jc w:val="both"/>
        <w:rPr>
          <w:rFonts w:ascii="Times New Roman" w:hAnsi="Times New Roman" w:cs="Times New Roman"/>
          <w:rPrChange w:id="234" w:author="Microsoft Office User" w:date="2021-11-22T10:28:00Z">
            <w:rPr/>
          </w:rPrChange>
        </w:rPr>
      </w:pPr>
    </w:p>
    <w:p w14:paraId="46238A0A" w14:textId="77777777" w:rsidR="00105880" w:rsidRPr="009740D8" w:rsidRDefault="00CC3F92">
      <w:pPr>
        <w:pStyle w:val="Heading1"/>
        <w:spacing w:before="0" w:after="0"/>
        <w:jc w:val="both"/>
        <w:rPr>
          <w:rFonts w:ascii="Times New Roman" w:hAnsi="Times New Roman" w:cs="Times New Roman"/>
          <w:rPrChange w:id="235" w:author="Microsoft Office User" w:date="2021-11-22T10:28:00Z">
            <w:rPr/>
          </w:rPrChange>
        </w:rPr>
      </w:pPr>
      <w:bookmarkStart w:id="236" w:name="_1fob9te" w:colFirst="0" w:colLast="0"/>
      <w:bookmarkEnd w:id="236"/>
      <w:r w:rsidRPr="009740D8">
        <w:rPr>
          <w:rFonts w:ascii="Times New Roman" w:hAnsi="Times New Roman" w:cs="Times New Roman"/>
          <w:b/>
          <w:sz w:val="32"/>
          <w:szCs w:val="32"/>
          <w:rPrChange w:id="237" w:author="Microsoft Office User" w:date="2021-11-22T10:28:00Z">
            <w:rPr>
              <w:b/>
              <w:sz w:val="32"/>
              <w:szCs w:val="32"/>
            </w:rPr>
          </w:rPrChange>
        </w:rPr>
        <w:t>1.1. Suggestion Box</w:t>
      </w:r>
      <w:r w:rsidRPr="009740D8">
        <w:rPr>
          <w:rFonts w:ascii="Times New Roman" w:hAnsi="Times New Roman" w:cs="Times New Roman"/>
          <w:rPrChange w:id="238" w:author="Microsoft Office User" w:date="2021-11-22T10:28:00Z">
            <w:rPr/>
          </w:rPrChange>
        </w:rPr>
        <w:t>:</w:t>
      </w:r>
    </w:p>
    <w:p w14:paraId="5C73751A" w14:textId="77777777" w:rsidR="00105880" w:rsidRPr="009740D8" w:rsidRDefault="00CC3F92">
      <w:pPr>
        <w:jc w:val="both"/>
        <w:rPr>
          <w:rFonts w:ascii="Times New Roman" w:hAnsi="Times New Roman" w:cs="Times New Roman"/>
          <w:sz w:val="28"/>
          <w:szCs w:val="28"/>
          <w:rPrChange w:id="239" w:author="Microsoft Office User" w:date="2021-11-22T10:28:00Z">
            <w:rPr>
              <w:sz w:val="28"/>
              <w:szCs w:val="28"/>
            </w:rPr>
          </w:rPrChange>
        </w:rPr>
      </w:pPr>
      <w:r w:rsidRPr="009740D8">
        <w:rPr>
          <w:rFonts w:ascii="Times New Roman" w:hAnsi="Times New Roman" w:cs="Times New Roman"/>
          <w:sz w:val="28"/>
          <w:szCs w:val="28"/>
          <w:rPrChange w:id="240" w:author="Microsoft Office User" w:date="2021-11-22T10:28:00Z">
            <w:rPr>
              <w:sz w:val="28"/>
              <w:szCs w:val="28"/>
            </w:rPr>
          </w:rPrChange>
        </w:rPr>
        <w:t>In the suggestion box you can write your feedback, so don't miss it.</w:t>
      </w:r>
    </w:p>
    <w:p w14:paraId="54604D9F" w14:textId="77777777" w:rsidR="00105880" w:rsidRPr="009740D8" w:rsidRDefault="00CC3F92">
      <w:pPr>
        <w:ind w:right="180"/>
        <w:jc w:val="both"/>
        <w:rPr>
          <w:rFonts w:ascii="Times New Roman" w:hAnsi="Times New Roman" w:cs="Times New Roman"/>
          <w:sz w:val="28"/>
          <w:szCs w:val="28"/>
          <w:rPrChange w:id="241" w:author="Microsoft Office User" w:date="2021-11-22T10:28:00Z">
            <w:rPr>
              <w:sz w:val="28"/>
              <w:szCs w:val="28"/>
            </w:rPr>
          </w:rPrChange>
        </w:rPr>
      </w:pPr>
      <w:r w:rsidRPr="009740D8">
        <w:rPr>
          <w:rFonts w:ascii="Times New Roman" w:hAnsi="Times New Roman" w:cs="Times New Roman"/>
          <w:sz w:val="28"/>
          <w:szCs w:val="28"/>
          <w:rPrChange w:id="242" w:author="Microsoft Office User" w:date="2021-11-22T10:28:00Z">
            <w:rPr>
              <w:sz w:val="28"/>
              <w:szCs w:val="28"/>
            </w:rPr>
          </w:rPrChange>
        </w:rPr>
        <w:t>You can find it at the bottom of the Home page. After entering your Full Name, Email and your Feedback message, press submit, and we’ll check it soon!</w:t>
      </w:r>
    </w:p>
    <w:p w14:paraId="0D8EAB2D" w14:textId="77777777" w:rsidR="00105880" w:rsidRPr="009740D8" w:rsidRDefault="00CC3F92">
      <w:pPr>
        <w:spacing w:after="200"/>
        <w:jc w:val="both"/>
        <w:rPr>
          <w:rFonts w:ascii="Times New Roman" w:hAnsi="Times New Roman" w:cs="Times New Roman"/>
          <w:sz w:val="26"/>
          <w:szCs w:val="26"/>
          <w:rPrChange w:id="243" w:author="Microsoft Office User" w:date="2021-11-22T10:28:00Z">
            <w:rPr>
              <w:sz w:val="26"/>
              <w:szCs w:val="26"/>
            </w:rPr>
          </w:rPrChange>
        </w:rPr>
      </w:pPr>
      <w:r w:rsidRPr="009740D8">
        <w:rPr>
          <w:rFonts w:ascii="Times New Roman" w:hAnsi="Times New Roman" w:cs="Times New Roman"/>
          <w:b/>
          <w:sz w:val="26"/>
          <w:szCs w:val="26"/>
          <w:rPrChange w:id="244" w:author="Microsoft Office User" w:date="2021-11-22T10:28:00Z">
            <w:rPr>
              <w:b/>
              <w:sz w:val="26"/>
              <w:szCs w:val="26"/>
            </w:rPr>
          </w:rPrChange>
        </w:rPr>
        <w:t xml:space="preserve">     </w:t>
      </w:r>
      <w:r w:rsidRPr="009740D8">
        <w:rPr>
          <w:rFonts w:ascii="Times New Roman" w:hAnsi="Times New Roman" w:cs="Times New Roman"/>
          <w:sz w:val="26"/>
          <w:szCs w:val="26"/>
          <w:rPrChange w:id="245" w:author="Microsoft Office User" w:date="2021-11-22T10:28:00Z">
            <w:rPr>
              <w:sz w:val="26"/>
              <w:szCs w:val="26"/>
            </w:rPr>
          </w:rPrChange>
        </w:rPr>
        <w:t>Sample:</w:t>
      </w:r>
    </w:p>
    <w:p w14:paraId="35498BBB" w14:textId="5A74B60F" w:rsidR="00105880" w:rsidRDefault="00CC3F92" w:rsidP="009740D8">
      <w:pPr>
        <w:jc w:val="center"/>
        <w:rPr>
          <w:rFonts w:ascii="Times New Roman" w:hAnsi="Times New Roman" w:cs="Times New Roman"/>
        </w:rPr>
      </w:pPr>
      <w:r w:rsidRPr="009740D8">
        <w:rPr>
          <w:rFonts w:ascii="Times New Roman" w:hAnsi="Times New Roman" w:cs="Times New Roman"/>
          <w:noProof/>
          <w:sz w:val="32"/>
          <w:szCs w:val="32"/>
          <w:lang w:val="en-US"/>
          <w:rPrChange w:id="246" w:author="Microsoft Office User" w:date="2021-11-22T10:28:00Z">
            <w:rPr>
              <w:noProof/>
              <w:sz w:val="32"/>
              <w:szCs w:val="32"/>
              <w:lang w:val="en-US"/>
            </w:rPr>
          </w:rPrChange>
        </w:rPr>
        <w:drawing>
          <wp:inline distT="114300" distB="114300" distL="114300" distR="114300" wp14:anchorId="41E16209" wp14:editId="7E7AC8D6">
            <wp:extent cx="5372100" cy="220027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t="5327"/>
                    <a:stretch>
                      <a:fillRect/>
                    </a:stretch>
                  </pic:blipFill>
                  <pic:spPr>
                    <a:xfrm>
                      <a:off x="0" y="0"/>
                      <a:ext cx="5372100" cy="2200275"/>
                    </a:xfrm>
                    <a:prstGeom prst="rect">
                      <a:avLst/>
                    </a:prstGeom>
                    <a:ln/>
                  </pic:spPr>
                </pic:pic>
              </a:graphicData>
            </a:graphic>
          </wp:inline>
        </w:drawing>
      </w:r>
    </w:p>
    <w:p w14:paraId="378E0480" w14:textId="41ECF2A3" w:rsidR="009740D8" w:rsidRDefault="009740D8" w:rsidP="009740D8">
      <w:pPr>
        <w:jc w:val="center"/>
        <w:rPr>
          <w:rFonts w:ascii="Times New Roman" w:hAnsi="Times New Roman" w:cs="Times New Roman"/>
        </w:rPr>
      </w:pPr>
      <w:r>
        <w:rPr>
          <w:rFonts w:ascii="Times New Roman" w:hAnsi="Times New Roman" w:cs="Times New Roman"/>
        </w:rPr>
        <w:t xml:space="preserve">    </w:t>
      </w:r>
    </w:p>
    <w:p w14:paraId="3A253F4A" w14:textId="77777777" w:rsidR="009740D8" w:rsidRPr="009740D8" w:rsidRDefault="009740D8" w:rsidP="009740D8">
      <w:pPr>
        <w:jc w:val="center"/>
        <w:rPr>
          <w:rFonts w:ascii="Times New Roman" w:hAnsi="Times New Roman" w:cs="Times New Roman"/>
          <w:rPrChange w:id="247" w:author="Microsoft Office User" w:date="2021-11-22T10:28:00Z">
            <w:rPr/>
          </w:rPrChange>
        </w:rPr>
      </w:pPr>
    </w:p>
    <w:p w14:paraId="5E3BE8FA" w14:textId="77777777" w:rsidR="00105880" w:rsidRPr="009740D8" w:rsidRDefault="00CC3F92">
      <w:pPr>
        <w:pStyle w:val="Heading2"/>
        <w:spacing w:before="0" w:after="0"/>
        <w:jc w:val="both"/>
        <w:rPr>
          <w:rFonts w:ascii="Times New Roman" w:hAnsi="Times New Roman" w:cs="Times New Roman"/>
          <w:b/>
          <w:rPrChange w:id="248" w:author="Microsoft Office User" w:date="2021-11-22T10:28:00Z">
            <w:rPr>
              <w:b/>
            </w:rPr>
          </w:rPrChange>
        </w:rPr>
      </w:pPr>
      <w:bookmarkStart w:id="249" w:name="_3znysh7" w:colFirst="0" w:colLast="0"/>
      <w:bookmarkEnd w:id="249"/>
      <w:r w:rsidRPr="009740D8">
        <w:rPr>
          <w:rFonts w:ascii="Times New Roman" w:hAnsi="Times New Roman" w:cs="Times New Roman"/>
          <w:b/>
          <w:rPrChange w:id="250" w:author="Microsoft Office User" w:date="2021-11-22T10:28:00Z">
            <w:rPr>
              <w:b/>
            </w:rPr>
          </w:rPrChange>
        </w:rPr>
        <w:lastRenderedPageBreak/>
        <w:t>1.2. Contact us:</w:t>
      </w:r>
    </w:p>
    <w:p w14:paraId="3B6599EF" w14:textId="77777777" w:rsidR="00105880" w:rsidRPr="009740D8" w:rsidRDefault="00CC3F92">
      <w:pPr>
        <w:jc w:val="both"/>
        <w:rPr>
          <w:rFonts w:ascii="Times New Roman" w:hAnsi="Times New Roman" w:cs="Times New Roman"/>
          <w:rPrChange w:id="251" w:author="Microsoft Office User" w:date="2021-11-22T10:28:00Z">
            <w:rPr/>
          </w:rPrChange>
        </w:rPr>
      </w:pPr>
      <w:r w:rsidRPr="009740D8">
        <w:rPr>
          <w:rFonts w:ascii="Times New Roman" w:hAnsi="Times New Roman" w:cs="Times New Roman"/>
          <w:sz w:val="28"/>
          <w:szCs w:val="28"/>
          <w:rPrChange w:id="252" w:author="Microsoft Office User" w:date="2021-11-22T10:28:00Z">
            <w:rPr>
              <w:sz w:val="28"/>
              <w:szCs w:val="28"/>
            </w:rPr>
          </w:rPrChange>
        </w:rPr>
        <w:t>If you aim to contact us, just scroll down at the bottom of the Home Page and you can find contact ways.</w:t>
      </w:r>
    </w:p>
    <w:p w14:paraId="43CF3ADE" w14:textId="77777777" w:rsidR="00105880" w:rsidRPr="009740D8" w:rsidRDefault="00105880">
      <w:pPr>
        <w:jc w:val="both"/>
        <w:rPr>
          <w:rFonts w:ascii="Times New Roman" w:hAnsi="Times New Roman" w:cs="Times New Roman"/>
          <w:rPrChange w:id="253" w:author="Microsoft Office User" w:date="2021-11-22T10:28:00Z">
            <w:rPr/>
          </w:rPrChange>
        </w:rPr>
      </w:pPr>
    </w:p>
    <w:p w14:paraId="001236B6" w14:textId="77777777" w:rsidR="00105880" w:rsidRPr="009740D8" w:rsidRDefault="00CC3F92">
      <w:pPr>
        <w:ind w:right="-270"/>
        <w:jc w:val="both"/>
        <w:rPr>
          <w:rFonts w:ascii="Times New Roman" w:hAnsi="Times New Roman" w:cs="Times New Roman"/>
          <w:b/>
          <w:sz w:val="32"/>
          <w:szCs w:val="32"/>
          <w:rPrChange w:id="254" w:author="Microsoft Office User" w:date="2021-11-22T10:28:00Z">
            <w:rPr>
              <w:b/>
              <w:sz w:val="32"/>
              <w:szCs w:val="32"/>
            </w:rPr>
          </w:rPrChange>
        </w:rPr>
      </w:pPr>
      <w:r w:rsidRPr="009740D8">
        <w:rPr>
          <w:rFonts w:ascii="Times New Roman" w:hAnsi="Times New Roman" w:cs="Times New Roman"/>
          <w:b/>
          <w:noProof/>
          <w:sz w:val="32"/>
          <w:szCs w:val="32"/>
          <w:lang w:val="en-US"/>
          <w:rPrChange w:id="255" w:author="Microsoft Office User" w:date="2021-11-22T10:28:00Z">
            <w:rPr>
              <w:b/>
              <w:noProof/>
              <w:sz w:val="32"/>
              <w:szCs w:val="32"/>
              <w:lang w:val="en-US"/>
            </w:rPr>
          </w:rPrChange>
        </w:rPr>
        <w:drawing>
          <wp:inline distT="114300" distB="114300" distL="114300" distR="114300" wp14:anchorId="4777A437" wp14:editId="53E3B02A">
            <wp:extent cx="5943600" cy="1193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r="1362"/>
                    <a:stretch>
                      <a:fillRect/>
                    </a:stretch>
                  </pic:blipFill>
                  <pic:spPr>
                    <a:xfrm>
                      <a:off x="0" y="0"/>
                      <a:ext cx="5943600" cy="1193800"/>
                    </a:xfrm>
                    <a:prstGeom prst="rect">
                      <a:avLst/>
                    </a:prstGeom>
                    <a:ln/>
                  </pic:spPr>
                </pic:pic>
              </a:graphicData>
            </a:graphic>
          </wp:inline>
        </w:drawing>
      </w:r>
    </w:p>
    <w:p w14:paraId="55C99259" w14:textId="77777777" w:rsidR="00105880" w:rsidRPr="009740D8" w:rsidRDefault="00105880">
      <w:pPr>
        <w:ind w:right="-270"/>
        <w:jc w:val="both"/>
        <w:rPr>
          <w:rFonts w:ascii="Times New Roman" w:hAnsi="Times New Roman" w:cs="Times New Roman"/>
          <w:b/>
          <w:sz w:val="32"/>
          <w:szCs w:val="32"/>
          <w:rPrChange w:id="256" w:author="Microsoft Office User" w:date="2021-11-22T10:28:00Z">
            <w:rPr>
              <w:b/>
              <w:sz w:val="32"/>
              <w:szCs w:val="32"/>
            </w:rPr>
          </w:rPrChange>
        </w:rPr>
      </w:pPr>
    </w:p>
    <w:p w14:paraId="31003CF2" w14:textId="77777777" w:rsidR="00105880" w:rsidRPr="009740D8" w:rsidRDefault="00CC3F92">
      <w:pPr>
        <w:pStyle w:val="Heading1"/>
        <w:ind w:right="-270"/>
        <w:jc w:val="both"/>
        <w:rPr>
          <w:rFonts w:ascii="Times New Roman" w:hAnsi="Times New Roman" w:cs="Times New Roman"/>
          <w:b/>
          <w:sz w:val="32"/>
          <w:szCs w:val="32"/>
          <w:rPrChange w:id="257" w:author="Microsoft Office User" w:date="2021-11-22T10:28:00Z">
            <w:rPr>
              <w:b/>
              <w:sz w:val="32"/>
              <w:szCs w:val="32"/>
            </w:rPr>
          </w:rPrChange>
        </w:rPr>
      </w:pPr>
      <w:bookmarkStart w:id="258" w:name="_2et92p0" w:colFirst="0" w:colLast="0"/>
      <w:bookmarkEnd w:id="258"/>
      <w:r w:rsidRPr="009740D8">
        <w:rPr>
          <w:rFonts w:ascii="Times New Roman" w:hAnsi="Times New Roman" w:cs="Times New Roman"/>
          <w:b/>
          <w:sz w:val="32"/>
          <w:szCs w:val="32"/>
          <w:rPrChange w:id="259" w:author="Microsoft Office User" w:date="2021-11-22T10:28:00Z">
            <w:rPr>
              <w:b/>
              <w:sz w:val="32"/>
              <w:szCs w:val="32"/>
            </w:rPr>
          </w:rPrChange>
        </w:rPr>
        <w:t>1.2.1. FAQ:</w:t>
      </w:r>
    </w:p>
    <w:p w14:paraId="712EE481" w14:textId="77777777" w:rsidR="00105880" w:rsidRPr="009740D8" w:rsidRDefault="00CC3F92">
      <w:pPr>
        <w:spacing w:after="200"/>
        <w:ind w:right="-270"/>
        <w:jc w:val="both"/>
        <w:rPr>
          <w:rFonts w:ascii="Times New Roman" w:hAnsi="Times New Roman" w:cs="Times New Roman"/>
          <w:sz w:val="28"/>
          <w:szCs w:val="28"/>
          <w:rPrChange w:id="260" w:author="Microsoft Office User" w:date="2021-11-22T10:28:00Z">
            <w:rPr>
              <w:sz w:val="28"/>
              <w:szCs w:val="28"/>
            </w:rPr>
          </w:rPrChange>
        </w:rPr>
      </w:pPr>
      <w:r w:rsidRPr="009740D8">
        <w:rPr>
          <w:rFonts w:ascii="Times New Roman" w:hAnsi="Times New Roman" w:cs="Times New Roman"/>
          <w:sz w:val="28"/>
          <w:szCs w:val="28"/>
          <w:rPrChange w:id="261" w:author="Microsoft Office User" w:date="2021-11-22T10:28:00Z">
            <w:rPr>
              <w:sz w:val="28"/>
              <w:szCs w:val="28"/>
            </w:rPr>
          </w:rPrChange>
        </w:rPr>
        <w:t xml:space="preserve">In FAQ section, you can find some general questions about </w:t>
      </w:r>
      <w:r w:rsidRPr="009740D8">
        <w:rPr>
          <w:rFonts w:ascii="Times New Roman" w:eastAsia="Calibri" w:hAnsi="Times New Roman" w:cs="Times New Roman"/>
          <w:sz w:val="30"/>
          <w:szCs w:val="30"/>
          <w:rPrChange w:id="262" w:author="Microsoft Office User" w:date="2021-11-22T10:28:00Z">
            <w:rPr>
              <w:rFonts w:ascii="Calibri" w:eastAsia="Calibri" w:hAnsi="Calibri" w:cs="Calibri"/>
              <w:sz w:val="30"/>
              <w:szCs w:val="30"/>
            </w:rPr>
          </w:rPrChange>
        </w:rPr>
        <w:t>TECVICO</w:t>
      </w:r>
      <w:r w:rsidRPr="009740D8">
        <w:rPr>
          <w:rFonts w:ascii="Times New Roman" w:hAnsi="Times New Roman" w:cs="Times New Roman"/>
          <w:sz w:val="28"/>
          <w:szCs w:val="28"/>
          <w:rPrChange w:id="263" w:author="Microsoft Office User" w:date="2021-11-22T10:28:00Z">
            <w:rPr>
              <w:sz w:val="28"/>
              <w:szCs w:val="28"/>
            </w:rPr>
          </w:rPrChange>
        </w:rPr>
        <w:t xml:space="preserve"> accompanied with its answer.</w:t>
      </w:r>
    </w:p>
    <w:p w14:paraId="2F012BD7" w14:textId="77777777" w:rsidR="00105880" w:rsidRDefault="00CC3F92">
      <w:pPr>
        <w:ind w:right="-270"/>
        <w:jc w:val="both"/>
        <w:rPr>
          <w:rFonts w:ascii="Times New Roman" w:hAnsi="Times New Roman" w:cs="Times New Roman"/>
          <w:sz w:val="28"/>
          <w:szCs w:val="28"/>
        </w:rPr>
      </w:pPr>
      <w:r w:rsidRPr="009740D8">
        <w:rPr>
          <w:rFonts w:ascii="Times New Roman" w:hAnsi="Times New Roman" w:cs="Times New Roman"/>
          <w:noProof/>
          <w:sz w:val="28"/>
          <w:szCs w:val="28"/>
          <w:lang w:val="en-US"/>
          <w:rPrChange w:id="264" w:author="Microsoft Office User" w:date="2021-11-22T10:28:00Z">
            <w:rPr>
              <w:noProof/>
              <w:sz w:val="28"/>
              <w:szCs w:val="28"/>
              <w:lang w:val="en-US"/>
            </w:rPr>
          </w:rPrChange>
        </w:rPr>
        <w:drawing>
          <wp:inline distT="114300" distB="114300" distL="114300" distR="114300" wp14:anchorId="60EA2175" wp14:editId="11127C6B">
            <wp:extent cx="5943600" cy="4000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000500"/>
                    </a:xfrm>
                    <a:prstGeom prst="rect">
                      <a:avLst/>
                    </a:prstGeom>
                    <a:ln/>
                  </pic:spPr>
                </pic:pic>
              </a:graphicData>
            </a:graphic>
          </wp:inline>
        </w:drawing>
      </w:r>
    </w:p>
    <w:p w14:paraId="1067A767" w14:textId="77777777" w:rsidR="009740D8" w:rsidRPr="009740D8" w:rsidRDefault="009740D8">
      <w:pPr>
        <w:ind w:right="-270"/>
        <w:jc w:val="both"/>
        <w:rPr>
          <w:rFonts w:ascii="Times New Roman" w:hAnsi="Times New Roman" w:cs="Times New Roman"/>
          <w:sz w:val="28"/>
          <w:szCs w:val="28"/>
          <w:rPrChange w:id="265" w:author="Microsoft Office User" w:date="2021-11-22T10:28:00Z">
            <w:rPr>
              <w:sz w:val="28"/>
              <w:szCs w:val="28"/>
            </w:rPr>
          </w:rPrChange>
        </w:rPr>
      </w:pPr>
    </w:p>
    <w:p w14:paraId="5AFB9E10" w14:textId="77777777" w:rsidR="00105880" w:rsidRPr="009740D8" w:rsidRDefault="00CC3F92">
      <w:pPr>
        <w:pStyle w:val="Heading1"/>
        <w:spacing w:before="0"/>
        <w:ind w:right="-270"/>
        <w:jc w:val="both"/>
        <w:rPr>
          <w:rFonts w:ascii="Times New Roman" w:hAnsi="Times New Roman" w:cs="Times New Roman"/>
          <w:b/>
          <w:sz w:val="32"/>
          <w:szCs w:val="32"/>
          <w:rPrChange w:id="266" w:author="Microsoft Office User" w:date="2021-11-22T10:28:00Z">
            <w:rPr>
              <w:b/>
              <w:sz w:val="32"/>
              <w:szCs w:val="32"/>
            </w:rPr>
          </w:rPrChange>
        </w:rPr>
      </w:pPr>
      <w:bookmarkStart w:id="267" w:name="_tyjcwt" w:colFirst="0" w:colLast="0"/>
      <w:bookmarkEnd w:id="267"/>
      <w:r w:rsidRPr="009740D8">
        <w:rPr>
          <w:rFonts w:ascii="Times New Roman" w:hAnsi="Times New Roman" w:cs="Times New Roman"/>
          <w:b/>
          <w:sz w:val="32"/>
          <w:szCs w:val="32"/>
          <w:rPrChange w:id="268" w:author="Microsoft Office User" w:date="2021-11-22T10:28:00Z">
            <w:rPr>
              <w:b/>
              <w:sz w:val="32"/>
              <w:szCs w:val="32"/>
            </w:rPr>
          </w:rPrChange>
        </w:rPr>
        <w:lastRenderedPageBreak/>
        <w:t>1.2.2. Q &amp; A:</w:t>
      </w:r>
    </w:p>
    <w:p w14:paraId="01EBA62E" w14:textId="77777777" w:rsidR="00105880" w:rsidRPr="009740D8" w:rsidRDefault="00CC3F92">
      <w:pPr>
        <w:ind w:right="-270"/>
        <w:jc w:val="both"/>
        <w:rPr>
          <w:rFonts w:ascii="Times New Roman" w:hAnsi="Times New Roman" w:cs="Times New Roman"/>
          <w:sz w:val="28"/>
          <w:szCs w:val="28"/>
          <w:rPrChange w:id="269" w:author="Microsoft Office User" w:date="2021-11-22T10:28:00Z">
            <w:rPr>
              <w:sz w:val="28"/>
              <w:szCs w:val="28"/>
            </w:rPr>
          </w:rPrChange>
        </w:rPr>
      </w:pPr>
      <w:r w:rsidRPr="009740D8">
        <w:rPr>
          <w:rFonts w:ascii="Times New Roman" w:hAnsi="Times New Roman" w:cs="Times New Roman"/>
          <w:sz w:val="28"/>
          <w:szCs w:val="28"/>
          <w:rPrChange w:id="270" w:author="Microsoft Office User" w:date="2021-11-22T10:28:00Z">
            <w:rPr>
              <w:sz w:val="28"/>
              <w:szCs w:val="28"/>
            </w:rPr>
          </w:rPrChange>
        </w:rPr>
        <w:t>If you have any questions, you can ask us in this section.</w:t>
      </w:r>
    </w:p>
    <w:p w14:paraId="4852E86F" w14:textId="77777777" w:rsidR="00105880" w:rsidRPr="009740D8" w:rsidRDefault="00CC3F92">
      <w:pPr>
        <w:ind w:right="-270"/>
        <w:jc w:val="both"/>
        <w:rPr>
          <w:rFonts w:ascii="Times New Roman" w:hAnsi="Times New Roman" w:cs="Times New Roman"/>
          <w:sz w:val="28"/>
          <w:szCs w:val="28"/>
          <w:rPrChange w:id="271" w:author="Microsoft Office User" w:date="2021-11-22T10:28:00Z">
            <w:rPr>
              <w:sz w:val="28"/>
              <w:szCs w:val="28"/>
            </w:rPr>
          </w:rPrChange>
        </w:rPr>
      </w:pPr>
      <w:r w:rsidRPr="009740D8">
        <w:rPr>
          <w:rFonts w:ascii="Times New Roman" w:hAnsi="Times New Roman" w:cs="Times New Roman"/>
          <w:sz w:val="28"/>
          <w:szCs w:val="28"/>
          <w:rPrChange w:id="272" w:author="Microsoft Office User" w:date="2021-11-22T10:28:00Z">
            <w:rPr>
              <w:sz w:val="28"/>
              <w:szCs w:val="28"/>
            </w:rPr>
          </w:rPrChange>
        </w:rPr>
        <w:t xml:space="preserve">By clicking on each question, you can see the whole question and given answers so far. </w:t>
      </w:r>
    </w:p>
    <w:p w14:paraId="2FABCD3C" w14:textId="77777777" w:rsidR="00105880" w:rsidRPr="009740D8" w:rsidRDefault="00CC3F92">
      <w:pPr>
        <w:spacing w:after="200"/>
        <w:ind w:right="-270"/>
        <w:jc w:val="both"/>
        <w:rPr>
          <w:rFonts w:ascii="Times New Roman" w:hAnsi="Times New Roman" w:cs="Times New Roman"/>
          <w:sz w:val="28"/>
          <w:szCs w:val="28"/>
          <w:rPrChange w:id="273" w:author="Microsoft Office User" w:date="2021-11-22T10:28:00Z">
            <w:rPr>
              <w:sz w:val="28"/>
              <w:szCs w:val="28"/>
            </w:rPr>
          </w:rPrChange>
        </w:rPr>
      </w:pPr>
      <w:r w:rsidRPr="009740D8">
        <w:rPr>
          <w:rFonts w:ascii="Times New Roman" w:hAnsi="Times New Roman" w:cs="Times New Roman"/>
          <w:sz w:val="28"/>
          <w:szCs w:val="28"/>
          <w:rPrChange w:id="274" w:author="Microsoft Office User" w:date="2021-11-22T10:28:00Z">
            <w:rPr>
              <w:sz w:val="28"/>
              <w:szCs w:val="28"/>
            </w:rPr>
          </w:rPrChange>
        </w:rPr>
        <w:t>Do not hesitate to answer the questions you know.</w:t>
      </w:r>
    </w:p>
    <w:p w14:paraId="6CED3848" w14:textId="77777777" w:rsidR="00105880" w:rsidRPr="009740D8" w:rsidRDefault="00CC3F92">
      <w:pPr>
        <w:spacing w:after="200"/>
        <w:ind w:right="-270"/>
        <w:jc w:val="both"/>
        <w:rPr>
          <w:rFonts w:ascii="Times New Roman" w:hAnsi="Times New Roman" w:cs="Times New Roman"/>
          <w:sz w:val="28"/>
          <w:szCs w:val="28"/>
          <w:rPrChange w:id="275" w:author="Microsoft Office User" w:date="2021-11-22T10:28:00Z">
            <w:rPr>
              <w:sz w:val="28"/>
              <w:szCs w:val="28"/>
            </w:rPr>
          </w:rPrChange>
        </w:rPr>
      </w:pPr>
      <w:commentRangeStart w:id="276"/>
      <w:r w:rsidRPr="009740D8">
        <w:rPr>
          <w:rFonts w:ascii="Times New Roman" w:hAnsi="Times New Roman" w:cs="Times New Roman"/>
          <w:noProof/>
          <w:sz w:val="28"/>
          <w:szCs w:val="28"/>
          <w:lang w:val="en-US"/>
          <w:rPrChange w:id="277" w:author="Microsoft Office User" w:date="2021-11-22T10:28:00Z">
            <w:rPr>
              <w:noProof/>
              <w:sz w:val="28"/>
              <w:szCs w:val="28"/>
              <w:lang w:val="en-US"/>
            </w:rPr>
          </w:rPrChange>
        </w:rPr>
        <w:drawing>
          <wp:inline distT="114300" distB="114300" distL="114300" distR="114300" wp14:anchorId="0D3BD277" wp14:editId="4B05DE8B">
            <wp:extent cx="5943600" cy="222885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t="13011"/>
                    <a:stretch>
                      <a:fillRect/>
                    </a:stretch>
                  </pic:blipFill>
                  <pic:spPr>
                    <a:xfrm>
                      <a:off x="0" y="0"/>
                      <a:ext cx="5943600" cy="2228850"/>
                    </a:xfrm>
                    <a:prstGeom prst="rect">
                      <a:avLst/>
                    </a:prstGeom>
                    <a:ln/>
                  </pic:spPr>
                </pic:pic>
              </a:graphicData>
            </a:graphic>
          </wp:inline>
        </w:drawing>
      </w:r>
      <w:commentRangeEnd w:id="276"/>
      <w:r w:rsidR="00631B84" w:rsidRPr="009740D8">
        <w:rPr>
          <w:rStyle w:val="CommentReference"/>
          <w:rFonts w:ascii="Times New Roman" w:hAnsi="Times New Roman" w:cs="Times New Roman"/>
          <w:rPrChange w:id="278" w:author="Microsoft Office User" w:date="2021-11-22T10:28:00Z">
            <w:rPr>
              <w:rStyle w:val="CommentReference"/>
            </w:rPr>
          </w:rPrChange>
        </w:rPr>
        <w:commentReference w:id="276"/>
      </w:r>
    </w:p>
    <w:p w14:paraId="639518EA" w14:textId="77777777" w:rsidR="00105880" w:rsidRPr="009740D8" w:rsidRDefault="00CC3F92">
      <w:pPr>
        <w:ind w:right="-270"/>
        <w:jc w:val="both"/>
        <w:rPr>
          <w:rFonts w:ascii="Times New Roman" w:hAnsi="Times New Roman" w:cs="Times New Roman"/>
          <w:sz w:val="28"/>
          <w:szCs w:val="28"/>
          <w:rPrChange w:id="279" w:author="Microsoft Office User" w:date="2021-11-22T10:28:00Z">
            <w:rPr>
              <w:sz w:val="28"/>
              <w:szCs w:val="28"/>
            </w:rPr>
          </w:rPrChange>
        </w:rPr>
      </w:pPr>
      <w:r w:rsidRPr="009740D8">
        <w:rPr>
          <w:rFonts w:ascii="Times New Roman" w:hAnsi="Times New Roman" w:cs="Times New Roman"/>
          <w:sz w:val="28"/>
          <w:szCs w:val="28"/>
          <w:rPrChange w:id="280" w:author="Microsoft Office User" w:date="2021-11-22T10:28:00Z">
            <w:rPr>
              <w:sz w:val="28"/>
              <w:szCs w:val="28"/>
            </w:rPr>
          </w:rPrChange>
        </w:rPr>
        <w:t xml:space="preserve">Ask your question by clicking on </w:t>
      </w:r>
      <w:r w:rsidRPr="009740D8">
        <w:rPr>
          <w:rFonts w:ascii="Times New Roman" w:hAnsi="Times New Roman" w:cs="Times New Roman"/>
          <w:sz w:val="28"/>
          <w:szCs w:val="28"/>
          <w:highlight w:val="yellow"/>
          <w:rPrChange w:id="281" w:author="Microsoft Office User" w:date="2021-11-22T10:28:00Z">
            <w:rPr>
              <w:sz w:val="28"/>
              <w:szCs w:val="28"/>
              <w:highlight w:val="yellow"/>
            </w:rPr>
          </w:rPrChange>
        </w:rPr>
        <w:t>post one!</w:t>
      </w:r>
      <w:r w:rsidRPr="009740D8">
        <w:rPr>
          <w:rFonts w:ascii="Times New Roman" w:hAnsi="Times New Roman" w:cs="Times New Roman"/>
          <w:sz w:val="28"/>
          <w:szCs w:val="28"/>
          <w:rPrChange w:id="282" w:author="Microsoft Office User" w:date="2021-11-22T10:28:00Z">
            <w:rPr>
              <w:sz w:val="28"/>
              <w:szCs w:val="28"/>
            </w:rPr>
          </w:rPrChange>
        </w:rPr>
        <w:t>. Write your name, email(optional) and your question then submit it. Hope you get your answer well.</w:t>
      </w:r>
    </w:p>
    <w:p w14:paraId="69E9C576" w14:textId="77777777" w:rsidR="00105880" w:rsidRPr="009740D8" w:rsidRDefault="00105880">
      <w:pPr>
        <w:jc w:val="both"/>
        <w:rPr>
          <w:rFonts w:ascii="Times New Roman" w:hAnsi="Times New Roman" w:cs="Times New Roman"/>
          <w:b/>
          <w:sz w:val="32"/>
          <w:szCs w:val="32"/>
          <w:rPrChange w:id="283" w:author="Microsoft Office User" w:date="2021-11-22T10:28:00Z">
            <w:rPr>
              <w:b/>
              <w:sz w:val="32"/>
              <w:szCs w:val="32"/>
            </w:rPr>
          </w:rPrChange>
        </w:rPr>
      </w:pPr>
    </w:p>
    <w:p w14:paraId="484934C1" w14:textId="77777777" w:rsidR="00105880" w:rsidRPr="009740D8" w:rsidRDefault="00CC3F92">
      <w:pPr>
        <w:pStyle w:val="Heading1"/>
        <w:spacing w:before="0" w:after="0"/>
        <w:jc w:val="both"/>
        <w:rPr>
          <w:rFonts w:ascii="Times New Roman" w:hAnsi="Times New Roman" w:cs="Times New Roman"/>
          <w:b/>
          <w:sz w:val="32"/>
          <w:szCs w:val="32"/>
          <w:rPrChange w:id="284" w:author="Microsoft Office User" w:date="2021-11-22T10:28:00Z">
            <w:rPr>
              <w:b/>
              <w:sz w:val="32"/>
              <w:szCs w:val="32"/>
            </w:rPr>
          </w:rPrChange>
        </w:rPr>
      </w:pPr>
      <w:bookmarkStart w:id="285" w:name="_3dy6vkm" w:colFirst="0" w:colLast="0"/>
      <w:bookmarkEnd w:id="285"/>
      <w:r w:rsidRPr="009740D8">
        <w:rPr>
          <w:rFonts w:ascii="Times New Roman" w:hAnsi="Times New Roman" w:cs="Times New Roman"/>
          <w:b/>
          <w:sz w:val="32"/>
          <w:szCs w:val="32"/>
          <w:rPrChange w:id="286" w:author="Microsoft Office User" w:date="2021-11-22T10:28:00Z">
            <w:rPr>
              <w:b/>
              <w:sz w:val="32"/>
              <w:szCs w:val="32"/>
            </w:rPr>
          </w:rPrChange>
        </w:rPr>
        <w:t xml:space="preserve">2. Members: </w:t>
      </w:r>
    </w:p>
    <w:p w14:paraId="3B79B7BD" w14:textId="77777777" w:rsidR="00CC3F92" w:rsidRPr="009740D8" w:rsidRDefault="00CC3F92" w:rsidP="00CC3F92">
      <w:pPr>
        <w:rPr>
          <w:rFonts w:ascii="Times New Roman" w:hAnsi="Times New Roman" w:cs="Times New Roman"/>
          <w:rPrChange w:id="287" w:author="Microsoft Office User" w:date="2021-11-22T10:28:00Z">
            <w:rPr/>
          </w:rPrChange>
        </w:rPr>
      </w:pPr>
    </w:p>
    <w:p w14:paraId="478AAF84" w14:textId="77777777" w:rsidR="00105880" w:rsidRPr="009740D8" w:rsidRDefault="00CC3F92">
      <w:pPr>
        <w:spacing w:after="200"/>
        <w:jc w:val="both"/>
        <w:rPr>
          <w:rFonts w:ascii="Times New Roman" w:hAnsi="Times New Roman" w:cs="Times New Roman"/>
          <w:sz w:val="28"/>
          <w:szCs w:val="28"/>
          <w:rPrChange w:id="288" w:author="Microsoft Office User" w:date="2021-11-22T10:28:00Z">
            <w:rPr>
              <w:sz w:val="28"/>
              <w:szCs w:val="28"/>
            </w:rPr>
          </w:rPrChange>
        </w:rPr>
      </w:pPr>
      <w:r w:rsidRPr="009740D8">
        <w:rPr>
          <w:rFonts w:ascii="Times New Roman" w:hAnsi="Times New Roman" w:cs="Times New Roman"/>
          <w:sz w:val="28"/>
          <w:szCs w:val="28"/>
          <w:rPrChange w:id="289" w:author="Microsoft Office User" w:date="2021-11-22T10:28:00Z">
            <w:rPr>
              <w:sz w:val="28"/>
              <w:szCs w:val="28"/>
            </w:rPr>
          </w:rPrChange>
        </w:rPr>
        <w:t>In Members section, you can find information about the company's main members accompanied with their brief information.</w:t>
      </w:r>
    </w:p>
    <w:p w14:paraId="2E7C3D56" w14:textId="77777777" w:rsidR="00105880" w:rsidRPr="009740D8" w:rsidRDefault="00CC3F92">
      <w:pPr>
        <w:jc w:val="center"/>
        <w:rPr>
          <w:rFonts w:ascii="Times New Roman" w:hAnsi="Times New Roman" w:cs="Times New Roman"/>
          <w:rPrChange w:id="290" w:author="Microsoft Office User" w:date="2021-11-22T10:28:00Z">
            <w:rPr/>
          </w:rPrChange>
        </w:rPr>
      </w:pPr>
      <w:r w:rsidRPr="009740D8">
        <w:rPr>
          <w:rFonts w:ascii="Times New Roman" w:hAnsi="Times New Roman" w:cs="Times New Roman"/>
          <w:noProof/>
          <w:lang w:val="en-US"/>
          <w:rPrChange w:id="291" w:author="Microsoft Office User" w:date="2021-11-22T10:28:00Z">
            <w:rPr>
              <w:noProof/>
              <w:lang w:val="en-US"/>
            </w:rPr>
          </w:rPrChange>
        </w:rPr>
        <w:drawing>
          <wp:inline distT="114300" distB="114300" distL="114300" distR="114300" wp14:anchorId="3B3766FE" wp14:editId="48571C28">
            <wp:extent cx="4745031" cy="609560"/>
            <wp:effectExtent l="0" t="0" r="5080" b="635"/>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l="1969" r="2196" b="-5123"/>
                    <a:stretch>
                      <a:fillRect/>
                    </a:stretch>
                  </pic:blipFill>
                  <pic:spPr>
                    <a:xfrm>
                      <a:off x="0" y="0"/>
                      <a:ext cx="4754623" cy="610792"/>
                    </a:xfrm>
                    <a:prstGeom prst="rect">
                      <a:avLst/>
                    </a:prstGeom>
                    <a:ln/>
                  </pic:spPr>
                </pic:pic>
              </a:graphicData>
            </a:graphic>
          </wp:inline>
        </w:drawing>
      </w:r>
    </w:p>
    <w:p w14:paraId="6F49D2AC" w14:textId="77777777" w:rsidR="00CC3F92" w:rsidRPr="009740D8" w:rsidRDefault="00CC3F92">
      <w:pPr>
        <w:jc w:val="center"/>
        <w:rPr>
          <w:rFonts w:ascii="Times New Roman" w:hAnsi="Times New Roman" w:cs="Times New Roman"/>
          <w:rPrChange w:id="292" w:author="Microsoft Office User" w:date="2021-11-22T10:28:00Z">
            <w:rPr/>
          </w:rPrChange>
        </w:rPr>
      </w:pPr>
    </w:p>
    <w:p w14:paraId="7E2406CB" w14:textId="77777777" w:rsidR="00105880" w:rsidRPr="009740D8" w:rsidRDefault="00CC3F92">
      <w:pPr>
        <w:pStyle w:val="Heading1"/>
        <w:spacing w:before="200" w:after="0"/>
        <w:rPr>
          <w:rFonts w:ascii="Times New Roman" w:hAnsi="Times New Roman" w:cs="Times New Roman"/>
          <w:rPrChange w:id="293" w:author="Microsoft Office User" w:date="2021-11-22T10:28:00Z">
            <w:rPr/>
          </w:rPrChange>
        </w:rPr>
      </w:pPr>
      <w:bookmarkStart w:id="294" w:name="_1t3h5sf" w:colFirst="0" w:colLast="0"/>
      <w:bookmarkEnd w:id="294"/>
      <w:r w:rsidRPr="009740D8">
        <w:rPr>
          <w:rFonts w:ascii="Times New Roman" w:hAnsi="Times New Roman" w:cs="Times New Roman"/>
          <w:b/>
          <w:sz w:val="32"/>
          <w:szCs w:val="32"/>
          <w:rPrChange w:id="295" w:author="Microsoft Office User" w:date="2021-11-22T10:28:00Z">
            <w:rPr>
              <w:b/>
              <w:sz w:val="32"/>
              <w:szCs w:val="32"/>
            </w:rPr>
          </w:rPrChange>
        </w:rPr>
        <w:t>3.Projects:</w:t>
      </w:r>
      <w:r w:rsidRPr="009740D8">
        <w:rPr>
          <w:rFonts w:ascii="Times New Roman" w:hAnsi="Times New Roman" w:cs="Times New Roman"/>
          <w:rPrChange w:id="296" w:author="Microsoft Office User" w:date="2021-11-22T10:28:00Z">
            <w:rPr/>
          </w:rPrChange>
        </w:rPr>
        <w:t xml:space="preserve">                                                                       </w:t>
      </w:r>
    </w:p>
    <w:p w14:paraId="472592C1" w14:textId="77777777" w:rsidR="00105880" w:rsidRPr="009740D8" w:rsidRDefault="00CC3F92">
      <w:pPr>
        <w:pStyle w:val="Heading1"/>
        <w:spacing w:before="200" w:after="0"/>
        <w:jc w:val="center"/>
        <w:rPr>
          <w:rFonts w:ascii="Times New Roman" w:hAnsi="Times New Roman" w:cs="Times New Roman"/>
          <w:rPrChange w:id="297" w:author="Microsoft Office User" w:date="2021-11-22T10:28:00Z">
            <w:rPr/>
          </w:rPrChange>
        </w:rPr>
      </w:pPr>
      <w:bookmarkStart w:id="298" w:name="_4d34og8" w:colFirst="0" w:colLast="0"/>
      <w:bookmarkEnd w:id="298"/>
      <w:r w:rsidRPr="009740D8">
        <w:rPr>
          <w:rFonts w:ascii="Times New Roman" w:hAnsi="Times New Roman" w:cs="Times New Roman"/>
          <w:noProof/>
          <w:sz w:val="22"/>
          <w:szCs w:val="22"/>
          <w:lang w:val="en-US"/>
          <w:rPrChange w:id="299" w:author="Microsoft Office User" w:date="2021-11-22T10:28:00Z">
            <w:rPr>
              <w:noProof/>
              <w:sz w:val="22"/>
              <w:szCs w:val="22"/>
              <w:lang w:val="en-US"/>
            </w:rPr>
          </w:rPrChange>
        </w:rPr>
        <w:drawing>
          <wp:inline distT="114300" distB="114300" distL="114300" distR="114300" wp14:anchorId="0A30412D" wp14:editId="784113C4">
            <wp:extent cx="4733925" cy="546764"/>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1969" t="8063" r="2877" b="6816"/>
                    <a:stretch>
                      <a:fillRect/>
                    </a:stretch>
                  </pic:blipFill>
                  <pic:spPr>
                    <a:xfrm>
                      <a:off x="0" y="0"/>
                      <a:ext cx="4733925" cy="546764"/>
                    </a:xfrm>
                    <a:prstGeom prst="rect">
                      <a:avLst/>
                    </a:prstGeom>
                    <a:ln/>
                  </pic:spPr>
                </pic:pic>
              </a:graphicData>
            </a:graphic>
          </wp:inline>
        </w:drawing>
      </w:r>
      <w:r w:rsidRPr="009740D8">
        <w:rPr>
          <w:rFonts w:ascii="Times New Roman" w:hAnsi="Times New Roman" w:cs="Times New Roman"/>
          <w:rPrChange w:id="300" w:author="Microsoft Office User" w:date="2021-11-22T10:28:00Z">
            <w:rPr/>
          </w:rPrChange>
        </w:rPr>
        <w:t xml:space="preserve">  </w:t>
      </w:r>
    </w:p>
    <w:p w14:paraId="077BDD71" w14:textId="77777777" w:rsidR="00CC3F92" w:rsidRPr="009740D8" w:rsidRDefault="00CC3F92" w:rsidP="00CC3F92">
      <w:pPr>
        <w:rPr>
          <w:rFonts w:ascii="Times New Roman" w:hAnsi="Times New Roman" w:cs="Times New Roman"/>
          <w:rPrChange w:id="301" w:author="Microsoft Office User" w:date="2021-11-22T10:28:00Z">
            <w:rPr/>
          </w:rPrChange>
        </w:rPr>
      </w:pPr>
    </w:p>
    <w:p w14:paraId="35EAFE09" w14:textId="615664A1" w:rsidR="00105880" w:rsidRPr="009740D8" w:rsidRDefault="00CC3F92">
      <w:pPr>
        <w:jc w:val="both"/>
        <w:rPr>
          <w:rFonts w:ascii="Times New Roman" w:hAnsi="Times New Roman" w:cs="Times New Roman"/>
          <w:sz w:val="28"/>
          <w:szCs w:val="28"/>
          <w:rPrChange w:id="302" w:author="Microsoft Office User" w:date="2021-11-22T10:28:00Z">
            <w:rPr>
              <w:sz w:val="28"/>
              <w:szCs w:val="28"/>
            </w:rPr>
          </w:rPrChange>
        </w:rPr>
      </w:pPr>
      <w:r w:rsidRPr="009740D8">
        <w:rPr>
          <w:rFonts w:ascii="Times New Roman" w:hAnsi="Times New Roman" w:cs="Times New Roman"/>
          <w:sz w:val="28"/>
          <w:szCs w:val="28"/>
          <w:rPrChange w:id="303" w:author="Microsoft Office User" w:date="2021-11-22T10:28:00Z">
            <w:rPr>
              <w:sz w:val="28"/>
              <w:szCs w:val="28"/>
            </w:rPr>
          </w:rPrChange>
        </w:rPr>
        <w:t xml:space="preserve">We have three types of project: Research, Competition and </w:t>
      </w:r>
      <w:r w:rsidR="00631B84" w:rsidRPr="009740D8">
        <w:rPr>
          <w:rFonts w:ascii="Times New Roman" w:hAnsi="Times New Roman" w:cs="Times New Roman"/>
          <w:sz w:val="28"/>
          <w:szCs w:val="28"/>
          <w:rPrChange w:id="304" w:author="Microsoft Office User" w:date="2021-11-22T10:28:00Z">
            <w:rPr>
              <w:sz w:val="28"/>
              <w:szCs w:val="28"/>
            </w:rPr>
          </w:rPrChange>
        </w:rPr>
        <w:t>Industry</w:t>
      </w:r>
      <w:r w:rsidRPr="009740D8">
        <w:rPr>
          <w:rFonts w:ascii="Times New Roman" w:hAnsi="Times New Roman" w:cs="Times New Roman"/>
          <w:sz w:val="28"/>
          <w:szCs w:val="28"/>
          <w:rPrChange w:id="305" w:author="Microsoft Office User" w:date="2021-11-22T10:28:00Z">
            <w:rPr>
              <w:sz w:val="28"/>
              <w:szCs w:val="28"/>
            </w:rPr>
          </w:rPrChange>
        </w:rPr>
        <w:t>.</w:t>
      </w:r>
    </w:p>
    <w:p w14:paraId="13206BC6" w14:textId="77777777" w:rsidR="00CC3F92" w:rsidRPr="009740D8" w:rsidRDefault="00CC3F92">
      <w:pPr>
        <w:jc w:val="both"/>
        <w:rPr>
          <w:rFonts w:ascii="Times New Roman" w:hAnsi="Times New Roman" w:cs="Times New Roman"/>
          <w:sz w:val="28"/>
          <w:szCs w:val="28"/>
          <w:rPrChange w:id="306" w:author="Microsoft Office User" w:date="2021-11-22T10:28:00Z">
            <w:rPr>
              <w:sz w:val="28"/>
              <w:szCs w:val="28"/>
            </w:rPr>
          </w:rPrChange>
        </w:rPr>
      </w:pPr>
    </w:p>
    <w:p w14:paraId="5DD34FDD" w14:textId="77777777" w:rsidR="00CC3F92" w:rsidRPr="009740D8" w:rsidRDefault="00CC3F92">
      <w:pPr>
        <w:jc w:val="both"/>
        <w:rPr>
          <w:rFonts w:ascii="Times New Roman" w:hAnsi="Times New Roman" w:cs="Times New Roman"/>
          <w:sz w:val="28"/>
          <w:szCs w:val="28"/>
          <w:rPrChange w:id="307" w:author="Microsoft Office User" w:date="2021-11-22T10:28:00Z">
            <w:rPr>
              <w:sz w:val="28"/>
              <w:szCs w:val="28"/>
            </w:rPr>
          </w:rPrChange>
        </w:rPr>
      </w:pPr>
    </w:p>
    <w:p w14:paraId="0EABAF53" w14:textId="77777777" w:rsidR="00105880" w:rsidRPr="009740D8" w:rsidRDefault="00CC3F92">
      <w:pPr>
        <w:jc w:val="both"/>
        <w:rPr>
          <w:rFonts w:ascii="Times New Roman" w:hAnsi="Times New Roman" w:cs="Times New Roman"/>
          <w:sz w:val="28"/>
          <w:szCs w:val="28"/>
          <w:rPrChange w:id="308" w:author="Microsoft Office User" w:date="2021-11-22T10:28:00Z">
            <w:rPr>
              <w:sz w:val="28"/>
              <w:szCs w:val="28"/>
            </w:rPr>
          </w:rPrChange>
        </w:rPr>
      </w:pPr>
      <w:r w:rsidRPr="009740D8">
        <w:rPr>
          <w:rFonts w:ascii="Times New Roman" w:hAnsi="Times New Roman" w:cs="Times New Roman"/>
          <w:sz w:val="28"/>
          <w:szCs w:val="28"/>
          <w:rPrChange w:id="309" w:author="Microsoft Office User" w:date="2021-11-22T10:28:00Z">
            <w:rPr>
              <w:sz w:val="28"/>
              <w:szCs w:val="28"/>
            </w:rPr>
          </w:rPrChange>
        </w:rPr>
        <w:t>In this section, you can find list of projects accompanied with their information.</w:t>
      </w:r>
    </w:p>
    <w:p w14:paraId="6B71B50D" w14:textId="77777777" w:rsidR="00105880" w:rsidRPr="009740D8" w:rsidRDefault="00CC3F92">
      <w:pPr>
        <w:spacing w:after="200"/>
        <w:jc w:val="both"/>
        <w:rPr>
          <w:rFonts w:ascii="Times New Roman" w:hAnsi="Times New Roman" w:cs="Times New Roman"/>
          <w:sz w:val="28"/>
          <w:szCs w:val="28"/>
          <w:rPrChange w:id="310" w:author="Microsoft Office User" w:date="2021-11-22T10:28:00Z">
            <w:rPr>
              <w:sz w:val="28"/>
              <w:szCs w:val="28"/>
            </w:rPr>
          </w:rPrChange>
        </w:rPr>
      </w:pPr>
      <w:r w:rsidRPr="009740D8">
        <w:rPr>
          <w:rFonts w:ascii="Times New Roman" w:hAnsi="Times New Roman" w:cs="Times New Roman"/>
          <w:sz w:val="28"/>
          <w:szCs w:val="28"/>
          <w:rPrChange w:id="311" w:author="Microsoft Office User" w:date="2021-11-22T10:28:00Z">
            <w:rPr>
              <w:sz w:val="28"/>
              <w:szCs w:val="28"/>
            </w:rPr>
          </w:rPrChange>
        </w:rPr>
        <w:t>To see the projects, first choose the type of project:</w:t>
      </w:r>
    </w:p>
    <w:p w14:paraId="043BB2E1" w14:textId="77777777" w:rsidR="00105880" w:rsidRPr="009740D8" w:rsidRDefault="00CC3F92">
      <w:pPr>
        <w:ind w:left="360"/>
        <w:jc w:val="center"/>
        <w:rPr>
          <w:rFonts w:ascii="Times New Roman" w:hAnsi="Times New Roman" w:cs="Times New Roman"/>
          <w:sz w:val="28"/>
          <w:szCs w:val="28"/>
          <w:rPrChange w:id="312" w:author="Microsoft Office User" w:date="2021-11-22T10:28:00Z">
            <w:rPr>
              <w:sz w:val="28"/>
              <w:szCs w:val="28"/>
            </w:rPr>
          </w:rPrChange>
        </w:rPr>
      </w:pPr>
      <w:r w:rsidRPr="009740D8">
        <w:rPr>
          <w:rFonts w:ascii="Times New Roman" w:hAnsi="Times New Roman" w:cs="Times New Roman"/>
          <w:noProof/>
          <w:sz w:val="28"/>
          <w:szCs w:val="28"/>
          <w:lang w:val="en-US"/>
          <w:rPrChange w:id="313" w:author="Microsoft Office User" w:date="2021-11-22T10:28:00Z">
            <w:rPr>
              <w:noProof/>
              <w:sz w:val="28"/>
              <w:szCs w:val="28"/>
              <w:lang w:val="en-US"/>
            </w:rPr>
          </w:rPrChange>
        </w:rPr>
        <w:drawing>
          <wp:inline distT="114300" distB="114300" distL="114300" distR="114300" wp14:anchorId="73A03DC9" wp14:editId="656F4453">
            <wp:extent cx="2571750" cy="143688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571750" cy="1436885"/>
                    </a:xfrm>
                    <a:prstGeom prst="rect">
                      <a:avLst/>
                    </a:prstGeom>
                    <a:ln/>
                  </pic:spPr>
                </pic:pic>
              </a:graphicData>
            </a:graphic>
          </wp:inline>
        </w:drawing>
      </w:r>
    </w:p>
    <w:p w14:paraId="014A1EA9" w14:textId="252BA1CB" w:rsidR="00105880" w:rsidRPr="009740D8" w:rsidRDefault="00CC3F92">
      <w:pPr>
        <w:spacing w:after="200"/>
        <w:rPr>
          <w:rFonts w:ascii="Times New Roman" w:hAnsi="Times New Roman" w:cs="Times New Roman"/>
          <w:sz w:val="28"/>
          <w:szCs w:val="28"/>
          <w:rPrChange w:id="314" w:author="Microsoft Office User" w:date="2021-11-22T10:28:00Z">
            <w:rPr>
              <w:sz w:val="28"/>
              <w:szCs w:val="28"/>
            </w:rPr>
          </w:rPrChange>
        </w:rPr>
      </w:pPr>
      <w:r w:rsidRPr="009740D8">
        <w:rPr>
          <w:rFonts w:ascii="Times New Roman" w:hAnsi="Times New Roman" w:cs="Times New Roman"/>
          <w:sz w:val="28"/>
          <w:szCs w:val="28"/>
          <w:rPrChange w:id="315" w:author="Microsoft Office User" w:date="2021-11-22T10:28:00Z">
            <w:rPr>
              <w:sz w:val="28"/>
              <w:szCs w:val="28"/>
            </w:rPr>
          </w:rPrChange>
        </w:rPr>
        <w:t xml:space="preserve">Projects are </w:t>
      </w:r>
      <w:r w:rsidR="00631B84" w:rsidRPr="009740D8">
        <w:rPr>
          <w:rFonts w:ascii="Times New Roman" w:hAnsi="Times New Roman" w:cs="Times New Roman"/>
          <w:sz w:val="28"/>
          <w:szCs w:val="28"/>
          <w:rPrChange w:id="316" w:author="Microsoft Office User" w:date="2021-11-22T10:28:00Z">
            <w:rPr>
              <w:sz w:val="28"/>
              <w:szCs w:val="28"/>
            </w:rPr>
          </w:rPrChange>
        </w:rPr>
        <w:t>shown</w:t>
      </w:r>
      <w:r w:rsidRPr="009740D8">
        <w:rPr>
          <w:rFonts w:ascii="Times New Roman" w:hAnsi="Times New Roman" w:cs="Times New Roman"/>
          <w:sz w:val="28"/>
          <w:szCs w:val="28"/>
          <w:rPrChange w:id="317" w:author="Microsoft Office User" w:date="2021-11-22T10:28:00Z">
            <w:rPr>
              <w:sz w:val="28"/>
              <w:szCs w:val="28"/>
            </w:rPr>
          </w:rPrChange>
        </w:rPr>
        <w:t xml:space="preserve"> in 3 positions as follows:</w:t>
      </w:r>
    </w:p>
    <w:p w14:paraId="1386E05C" w14:textId="77777777" w:rsidR="00105880" w:rsidRPr="009740D8" w:rsidRDefault="00CC3F92">
      <w:pPr>
        <w:ind w:right="90" w:firstLine="180"/>
        <w:jc w:val="center"/>
        <w:rPr>
          <w:rFonts w:ascii="Times New Roman" w:hAnsi="Times New Roman" w:cs="Times New Roman"/>
          <w:rPrChange w:id="318" w:author="Microsoft Office User" w:date="2021-11-22T10:28:00Z">
            <w:rPr/>
          </w:rPrChange>
        </w:rPr>
      </w:pPr>
      <w:r w:rsidRPr="009740D8">
        <w:rPr>
          <w:rFonts w:ascii="Times New Roman" w:hAnsi="Times New Roman" w:cs="Times New Roman"/>
          <w:noProof/>
          <w:lang w:val="en-US"/>
          <w:rPrChange w:id="319" w:author="Microsoft Office User" w:date="2021-11-22T10:28:00Z">
            <w:rPr>
              <w:noProof/>
              <w:lang w:val="en-US"/>
            </w:rPr>
          </w:rPrChange>
        </w:rPr>
        <w:drawing>
          <wp:inline distT="114300" distB="114300" distL="114300" distR="114300" wp14:anchorId="789D0B2D" wp14:editId="3BC2B42F">
            <wp:extent cx="5943600" cy="13589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943600" cy="1358900"/>
                    </a:xfrm>
                    <a:prstGeom prst="rect">
                      <a:avLst/>
                    </a:prstGeom>
                    <a:ln/>
                  </pic:spPr>
                </pic:pic>
              </a:graphicData>
            </a:graphic>
          </wp:inline>
        </w:drawing>
      </w:r>
    </w:p>
    <w:p w14:paraId="3859EE48" w14:textId="77777777" w:rsidR="00105880" w:rsidRPr="009740D8" w:rsidRDefault="00105880">
      <w:pPr>
        <w:rPr>
          <w:rFonts w:ascii="Times New Roman" w:hAnsi="Times New Roman" w:cs="Times New Roman"/>
          <w:rPrChange w:id="320" w:author="Microsoft Office User" w:date="2021-11-22T10:28:00Z">
            <w:rPr/>
          </w:rPrChange>
        </w:rPr>
      </w:pPr>
    </w:p>
    <w:p w14:paraId="6D1722B9" w14:textId="77777777" w:rsidR="00105880" w:rsidRPr="009740D8" w:rsidRDefault="00CC3F92">
      <w:pPr>
        <w:spacing w:after="200"/>
        <w:jc w:val="both"/>
        <w:rPr>
          <w:rFonts w:ascii="Times New Roman" w:hAnsi="Times New Roman" w:cs="Times New Roman"/>
          <w:sz w:val="28"/>
          <w:szCs w:val="28"/>
          <w:rPrChange w:id="321" w:author="Microsoft Office User" w:date="2021-11-22T10:28:00Z">
            <w:rPr>
              <w:sz w:val="28"/>
              <w:szCs w:val="28"/>
            </w:rPr>
          </w:rPrChange>
        </w:rPr>
      </w:pPr>
      <w:r w:rsidRPr="009740D8">
        <w:rPr>
          <w:rFonts w:ascii="Times New Roman" w:hAnsi="Times New Roman" w:cs="Times New Roman"/>
          <w:sz w:val="28"/>
          <w:szCs w:val="28"/>
          <w:rPrChange w:id="322" w:author="Microsoft Office User" w:date="2021-11-22T10:28:00Z">
            <w:rPr>
              <w:sz w:val="28"/>
              <w:szCs w:val="28"/>
            </w:rPr>
          </w:rPrChange>
        </w:rPr>
        <w:t>If you click the view button in each state, you can see the title of the projects and their start date.</w:t>
      </w:r>
    </w:p>
    <w:p w14:paraId="2B9BFE35" w14:textId="77777777" w:rsidR="00105880" w:rsidRPr="009740D8" w:rsidRDefault="00CC3F92" w:rsidP="009740D8">
      <w:pPr>
        <w:jc w:val="center"/>
        <w:rPr>
          <w:rFonts w:ascii="Times New Roman" w:hAnsi="Times New Roman" w:cs="Times New Roman"/>
          <w:b/>
          <w:sz w:val="24"/>
          <w:szCs w:val="24"/>
          <w:rPrChange w:id="323" w:author="Microsoft Office User" w:date="2021-11-22T10:28:00Z">
            <w:rPr>
              <w:b/>
              <w:sz w:val="24"/>
              <w:szCs w:val="24"/>
            </w:rPr>
          </w:rPrChange>
        </w:rPr>
      </w:pPr>
      <w:commentRangeStart w:id="324"/>
      <w:r w:rsidRPr="009740D8">
        <w:rPr>
          <w:rFonts w:ascii="Times New Roman" w:hAnsi="Times New Roman" w:cs="Times New Roman"/>
          <w:noProof/>
          <w:sz w:val="28"/>
          <w:szCs w:val="28"/>
          <w:lang w:val="en-US"/>
          <w:rPrChange w:id="325" w:author="Microsoft Office User" w:date="2021-11-22T10:28:00Z">
            <w:rPr>
              <w:noProof/>
              <w:sz w:val="28"/>
              <w:szCs w:val="28"/>
              <w:lang w:val="en-US"/>
            </w:rPr>
          </w:rPrChange>
        </w:rPr>
        <w:drawing>
          <wp:inline distT="114300" distB="114300" distL="114300" distR="114300" wp14:anchorId="37874C36" wp14:editId="5C8384FD">
            <wp:extent cx="5815013" cy="311518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t="1492"/>
                    <a:stretch>
                      <a:fillRect/>
                    </a:stretch>
                  </pic:blipFill>
                  <pic:spPr>
                    <a:xfrm>
                      <a:off x="0" y="0"/>
                      <a:ext cx="5815013" cy="3115185"/>
                    </a:xfrm>
                    <a:prstGeom prst="rect">
                      <a:avLst/>
                    </a:prstGeom>
                    <a:ln/>
                  </pic:spPr>
                </pic:pic>
              </a:graphicData>
            </a:graphic>
          </wp:inline>
        </w:drawing>
      </w:r>
      <w:commentRangeEnd w:id="324"/>
      <w:r w:rsidR="00631B84" w:rsidRPr="009740D8">
        <w:rPr>
          <w:rStyle w:val="CommentReference"/>
          <w:rFonts w:ascii="Times New Roman" w:hAnsi="Times New Roman" w:cs="Times New Roman"/>
          <w:rPrChange w:id="326" w:author="Microsoft Office User" w:date="2021-11-22T10:28:00Z">
            <w:rPr>
              <w:rStyle w:val="CommentReference"/>
            </w:rPr>
          </w:rPrChange>
        </w:rPr>
        <w:commentReference w:id="324"/>
      </w:r>
    </w:p>
    <w:p w14:paraId="1A73F96B" w14:textId="77777777" w:rsidR="00105880" w:rsidRPr="009740D8" w:rsidRDefault="00CC3F92">
      <w:pPr>
        <w:spacing w:after="200"/>
        <w:jc w:val="both"/>
        <w:rPr>
          <w:rFonts w:ascii="Times New Roman" w:hAnsi="Times New Roman" w:cs="Times New Roman"/>
          <w:rPrChange w:id="327" w:author="Microsoft Office User" w:date="2021-11-22T10:28:00Z">
            <w:rPr/>
          </w:rPrChange>
        </w:rPr>
      </w:pPr>
      <w:r w:rsidRPr="009740D8">
        <w:rPr>
          <w:rFonts w:ascii="Times New Roman" w:hAnsi="Times New Roman" w:cs="Times New Roman"/>
          <w:sz w:val="28"/>
          <w:szCs w:val="28"/>
          <w:rPrChange w:id="328" w:author="Microsoft Office User" w:date="2021-11-22T10:28:00Z">
            <w:rPr>
              <w:sz w:val="28"/>
              <w:szCs w:val="28"/>
            </w:rPr>
          </w:rPrChange>
        </w:rPr>
        <w:lastRenderedPageBreak/>
        <w:t xml:space="preserve">In order to get access to new projects and applying for them, you must go to </w:t>
      </w:r>
      <w:r w:rsidR="009740D8" w:rsidRPr="009740D8">
        <w:rPr>
          <w:rFonts w:ascii="Times New Roman" w:hAnsi="Times New Roman" w:cs="Times New Roman"/>
          <w:rPrChange w:id="329" w:author="Microsoft Office User" w:date="2021-11-22T10:28:00Z">
            <w:rPr/>
          </w:rPrChange>
        </w:rPr>
        <w:fldChar w:fldCharType="begin"/>
      </w:r>
      <w:r w:rsidR="009740D8" w:rsidRPr="009740D8">
        <w:rPr>
          <w:rFonts w:ascii="Times New Roman" w:hAnsi="Times New Roman" w:cs="Times New Roman"/>
          <w:rPrChange w:id="330" w:author="Microsoft Office User" w:date="2021-11-22T10:28:00Z">
            <w:rPr/>
          </w:rPrChange>
        </w:rPr>
        <w:instrText xml:space="preserve"> HYPERLINK \l "_2jxsxqh" \h </w:instrText>
      </w:r>
      <w:r w:rsidR="009740D8" w:rsidRPr="009740D8">
        <w:rPr>
          <w:rFonts w:ascii="Times New Roman" w:hAnsi="Times New Roman" w:cs="Times New Roman"/>
          <w:rPrChange w:id="331" w:author="Microsoft Office User" w:date="2021-11-22T10:28:00Z">
            <w:rPr/>
          </w:rPrChange>
        </w:rPr>
        <w:fldChar w:fldCharType="separate"/>
      </w:r>
      <w:r w:rsidRPr="009740D8">
        <w:rPr>
          <w:rFonts w:ascii="Times New Roman" w:hAnsi="Times New Roman" w:cs="Times New Roman"/>
          <w:b/>
          <w:color w:val="1155CC"/>
          <w:sz w:val="28"/>
          <w:szCs w:val="28"/>
          <w:u w:val="single"/>
          <w:rPrChange w:id="332" w:author="Microsoft Office User" w:date="2021-11-22T10:28:00Z">
            <w:rPr>
              <w:b/>
              <w:color w:val="1155CC"/>
              <w:sz w:val="28"/>
              <w:szCs w:val="28"/>
              <w:u w:val="single"/>
            </w:rPr>
          </w:rPrChange>
        </w:rPr>
        <w:t>Join</w:t>
      </w:r>
      <w:r w:rsidRPr="009740D8">
        <w:rPr>
          <w:rFonts w:ascii="Times New Roman" w:hAnsi="Times New Roman" w:cs="Times New Roman"/>
          <w:b/>
          <w:color w:val="1155CC"/>
          <w:sz w:val="28"/>
          <w:szCs w:val="28"/>
          <w:u w:val="single"/>
          <w:rPrChange w:id="333" w:author="Microsoft Office User" w:date="2021-11-22T10:28:00Z">
            <w:rPr>
              <w:b/>
              <w:color w:val="1155CC"/>
              <w:sz w:val="28"/>
              <w:szCs w:val="28"/>
              <w:u w:val="single"/>
            </w:rPr>
          </w:rPrChange>
        </w:rPr>
        <w:t xml:space="preserve"> </w:t>
      </w:r>
      <w:r w:rsidRPr="009740D8">
        <w:rPr>
          <w:rFonts w:ascii="Times New Roman" w:hAnsi="Times New Roman" w:cs="Times New Roman"/>
          <w:b/>
          <w:color w:val="1155CC"/>
          <w:sz w:val="28"/>
          <w:szCs w:val="28"/>
          <w:u w:val="single"/>
          <w:rPrChange w:id="334" w:author="Microsoft Office User" w:date="2021-11-22T10:28:00Z">
            <w:rPr>
              <w:b/>
              <w:color w:val="1155CC"/>
              <w:sz w:val="28"/>
              <w:szCs w:val="28"/>
              <w:u w:val="single"/>
            </w:rPr>
          </w:rPrChange>
        </w:rPr>
        <w:t>Us</w:t>
      </w:r>
      <w:r w:rsidR="009740D8" w:rsidRPr="009740D8">
        <w:rPr>
          <w:rFonts w:ascii="Times New Roman" w:hAnsi="Times New Roman" w:cs="Times New Roman"/>
          <w:b/>
          <w:color w:val="1155CC"/>
          <w:sz w:val="28"/>
          <w:szCs w:val="28"/>
          <w:u w:val="single"/>
          <w:rPrChange w:id="335" w:author="Microsoft Office User" w:date="2021-11-22T10:28:00Z">
            <w:rPr>
              <w:b/>
              <w:color w:val="1155CC"/>
              <w:sz w:val="28"/>
              <w:szCs w:val="28"/>
              <w:u w:val="single"/>
            </w:rPr>
          </w:rPrChange>
        </w:rPr>
        <w:fldChar w:fldCharType="end"/>
      </w:r>
      <w:r w:rsidRPr="009740D8">
        <w:rPr>
          <w:rFonts w:ascii="Times New Roman" w:hAnsi="Times New Roman" w:cs="Times New Roman"/>
          <w:sz w:val="28"/>
          <w:szCs w:val="28"/>
          <w:rPrChange w:id="336" w:author="Microsoft Office User" w:date="2021-11-22T10:28:00Z">
            <w:rPr>
              <w:sz w:val="28"/>
              <w:szCs w:val="28"/>
            </w:rPr>
          </w:rPrChange>
        </w:rPr>
        <w:t xml:space="preserve"> and register yourself in the site.</w:t>
      </w:r>
    </w:p>
    <w:p w14:paraId="6E344041" w14:textId="77777777" w:rsidR="00105880" w:rsidRPr="009740D8" w:rsidRDefault="00105880">
      <w:pPr>
        <w:spacing w:before="200" w:after="200"/>
        <w:jc w:val="both"/>
        <w:rPr>
          <w:rFonts w:ascii="Times New Roman" w:hAnsi="Times New Roman" w:cs="Times New Roman"/>
          <w:rPrChange w:id="337" w:author="Microsoft Office User" w:date="2021-11-22T10:28:00Z">
            <w:rPr/>
          </w:rPrChange>
        </w:rPr>
      </w:pPr>
    </w:p>
    <w:p w14:paraId="6591FB44" w14:textId="77777777" w:rsidR="00105880" w:rsidRPr="009740D8" w:rsidRDefault="00CC3F92">
      <w:pPr>
        <w:pStyle w:val="Heading1"/>
        <w:spacing w:before="200" w:after="200"/>
        <w:rPr>
          <w:rFonts w:ascii="Times New Roman" w:hAnsi="Times New Roman" w:cs="Times New Roman"/>
          <w:b/>
          <w:sz w:val="32"/>
          <w:szCs w:val="32"/>
          <w:rPrChange w:id="338" w:author="Microsoft Office User" w:date="2021-11-22T10:28:00Z">
            <w:rPr>
              <w:b/>
              <w:sz w:val="32"/>
              <w:szCs w:val="32"/>
            </w:rPr>
          </w:rPrChange>
        </w:rPr>
      </w:pPr>
      <w:bookmarkStart w:id="339" w:name="_2s8eyo1" w:colFirst="0" w:colLast="0"/>
      <w:bookmarkEnd w:id="339"/>
      <w:r w:rsidRPr="009740D8">
        <w:rPr>
          <w:rFonts w:ascii="Times New Roman" w:hAnsi="Times New Roman" w:cs="Times New Roman"/>
          <w:b/>
          <w:sz w:val="32"/>
          <w:szCs w:val="32"/>
          <w:rPrChange w:id="340" w:author="Microsoft Office User" w:date="2021-11-22T10:28:00Z">
            <w:rPr>
              <w:b/>
              <w:sz w:val="32"/>
              <w:szCs w:val="32"/>
            </w:rPr>
          </w:rPrChange>
        </w:rPr>
        <w:t>4. News:</w:t>
      </w:r>
    </w:p>
    <w:p w14:paraId="2C615112" w14:textId="77777777" w:rsidR="00105880" w:rsidRPr="009740D8" w:rsidRDefault="00CC3F92">
      <w:pPr>
        <w:pStyle w:val="Heading1"/>
        <w:spacing w:before="0" w:after="0"/>
        <w:ind w:left="90"/>
        <w:jc w:val="center"/>
        <w:rPr>
          <w:rFonts w:ascii="Times New Roman" w:hAnsi="Times New Roman" w:cs="Times New Roman"/>
          <w:rPrChange w:id="341" w:author="Microsoft Office User" w:date="2021-11-22T10:28:00Z">
            <w:rPr/>
          </w:rPrChange>
        </w:rPr>
      </w:pPr>
      <w:bookmarkStart w:id="342" w:name="_17dp8vu" w:colFirst="0" w:colLast="0"/>
      <w:bookmarkEnd w:id="342"/>
      <w:r w:rsidRPr="009740D8">
        <w:rPr>
          <w:rFonts w:ascii="Times New Roman" w:hAnsi="Times New Roman" w:cs="Times New Roman"/>
          <w:b/>
          <w:noProof/>
          <w:sz w:val="32"/>
          <w:szCs w:val="32"/>
          <w:lang w:val="en-US"/>
          <w:rPrChange w:id="343" w:author="Microsoft Office User" w:date="2021-11-22T10:28:00Z">
            <w:rPr>
              <w:b/>
              <w:noProof/>
              <w:sz w:val="32"/>
              <w:szCs w:val="32"/>
              <w:lang w:val="en-US"/>
            </w:rPr>
          </w:rPrChange>
        </w:rPr>
        <w:drawing>
          <wp:inline distT="114300" distB="114300" distL="114300" distR="114300" wp14:anchorId="3C91C1CA" wp14:editId="3EC44118">
            <wp:extent cx="5057775" cy="516508"/>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t="12097" b="8457"/>
                    <a:stretch>
                      <a:fillRect/>
                    </a:stretch>
                  </pic:blipFill>
                  <pic:spPr>
                    <a:xfrm>
                      <a:off x="0" y="0"/>
                      <a:ext cx="5057775" cy="516508"/>
                    </a:xfrm>
                    <a:prstGeom prst="rect">
                      <a:avLst/>
                    </a:prstGeom>
                    <a:ln/>
                  </pic:spPr>
                </pic:pic>
              </a:graphicData>
            </a:graphic>
          </wp:inline>
        </w:drawing>
      </w:r>
    </w:p>
    <w:p w14:paraId="2C6FF290" w14:textId="77777777" w:rsidR="00105880" w:rsidRPr="009740D8" w:rsidRDefault="00CC3F92">
      <w:pPr>
        <w:spacing w:after="200"/>
        <w:rPr>
          <w:rFonts w:ascii="Times New Roman" w:hAnsi="Times New Roman" w:cs="Times New Roman"/>
          <w:sz w:val="28"/>
          <w:szCs w:val="28"/>
          <w:rPrChange w:id="344" w:author="Microsoft Office User" w:date="2021-11-22T10:28:00Z">
            <w:rPr>
              <w:sz w:val="28"/>
              <w:szCs w:val="28"/>
            </w:rPr>
          </w:rPrChange>
        </w:rPr>
      </w:pPr>
      <w:r w:rsidRPr="009740D8">
        <w:rPr>
          <w:rFonts w:ascii="Times New Roman" w:hAnsi="Times New Roman" w:cs="Times New Roman"/>
          <w:rPrChange w:id="345" w:author="Microsoft Office User" w:date="2021-11-22T10:28:00Z">
            <w:rPr/>
          </w:rPrChange>
        </w:rPr>
        <w:t xml:space="preserve"> </w:t>
      </w:r>
      <w:r w:rsidRPr="009740D8">
        <w:rPr>
          <w:rFonts w:ascii="Times New Roman" w:hAnsi="Times New Roman" w:cs="Times New Roman"/>
          <w:sz w:val="28"/>
          <w:szCs w:val="28"/>
          <w:rPrChange w:id="346" w:author="Microsoft Office User" w:date="2021-11-22T10:28:00Z">
            <w:rPr>
              <w:sz w:val="28"/>
              <w:szCs w:val="28"/>
            </w:rPr>
          </w:rPrChange>
        </w:rPr>
        <w:t>Here, you can see the news of the company.</w:t>
      </w:r>
    </w:p>
    <w:p w14:paraId="5DB93BAD" w14:textId="77777777" w:rsidR="00105880" w:rsidRPr="009740D8" w:rsidRDefault="00CC3F92">
      <w:pPr>
        <w:jc w:val="center"/>
        <w:rPr>
          <w:rFonts w:ascii="Times New Roman" w:hAnsi="Times New Roman" w:cs="Times New Roman"/>
          <w:rPrChange w:id="347" w:author="Microsoft Office User" w:date="2021-11-22T10:28:00Z">
            <w:rPr/>
          </w:rPrChange>
        </w:rPr>
      </w:pPr>
      <w:r w:rsidRPr="009740D8">
        <w:rPr>
          <w:rFonts w:ascii="Times New Roman" w:hAnsi="Times New Roman" w:cs="Times New Roman"/>
          <w:noProof/>
          <w:lang w:val="en-US"/>
          <w:rPrChange w:id="348" w:author="Microsoft Office User" w:date="2021-11-22T10:28:00Z">
            <w:rPr>
              <w:noProof/>
              <w:lang w:val="en-US"/>
            </w:rPr>
          </w:rPrChange>
        </w:rPr>
        <w:drawing>
          <wp:inline distT="114300" distB="114300" distL="114300" distR="114300" wp14:anchorId="0A01FFFA" wp14:editId="09C5CD86">
            <wp:extent cx="5943600" cy="2019378"/>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b="2299"/>
                    <a:stretch>
                      <a:fillRect/>
                    </a:stretch>
                  </pic:blipFill>
                  <pic:spPr>
                    <a:xfrm>
                      <a:off x="0" y="0"/>
                      <a:ext cx="5943600" cy="2019378"/>
                    </a:xfrm>
                    <a:prstGeom prst="rect">
                      <a:avLst/>
                    </a:prstGeom>
                    <a:ln/>
                  </pic:spPr>
                </pic:pic>
              </a:graphicData>
            </a:graphic>
          </wp:inline>
        </w:drawing>
      </w:r>
    </w:p>
    <w:p w14:paraId="263352FC" w14:textId="77777777" w:rsidR="00105880" w:rsidRPr="009740D8" w:rsidRDefault="00105880">
      <w:pPr>
        <w:ind w:left="720" w:hanging="900"/>
        <w:rPr>
          <w:rFonts w:ascii="Times New Roman" w:hAnsi="Times New Roman" w:cs="Times New Roman"/>
          <w:rPrChange w:id="349" w:author="Microsoft Office User" w:date="2021-11-22T10:28:00Z">
            <w:rPr/>
          </w:rPrChange>
        </w:rPr>
      </w:pPr>
    </w:p>
    <w:p w14:paraId="1A03600C" w14:textId="77777777" w:rsidR="00105880" w:rsidRPr="009740D8" w:rsidRDefault="00CC3F92">
      <w:pPr>
        <w:ind w:left="720" w:hanging="900"/>
        <w:rPr>
          <w:rFonts w:ascii="Times New Roman" w:hAnsi="Times New Roman" w:cs="Times New Roman"/>
          <w:color w:val="FF0000"/>
          <w:sz w:val="28"/>
          <w:szCs w:val="28"/>
          <w:rPrChange w:id="350" w:author="Microsoft Office User" w:date="2021-11-22T10:28:00Z">
            <w:rPr>
              <w:color w:val="FF0000"/>
              <w:sz w:val="28"/>
              <w:szCs w:val="28"/>
            </w:rPr>
          </w:rPrChange>
        </w:rPr>
      </w:pPr>
      <w:r w:rsidRPr="009740D8">
        <w:rPr>
          <w:rFonts w:ascii="Times New Roman" w:hAnsi="Times New Roman" w:cs="Times New Roman"/>
          <w:color w:val="FF0000"/>
          <w:sz w:val="28"/>
          <w:szCs w:val="28"/>
          <w:rPrChange w:id="351" w:author="Microsoft Office User" w:date="2021-11-22T10:28:00Z">
            <w:rPr>
              <w:color w:val="FF0000"/>
              <w:sz w:val="28"/>
              <w:szCs w:val="28"/>
            </w:rPr>
          </w:rPrChange>
        </w:rPr>
        <w:t xml:space="preserve">   *Read more information about the news by clicking on “Click to open “.</w:t>
      </w:r>
    </w:p>
    <w:p w14:paraId="0E885F50" w14:textId="77777777" w:rsidR="00105880" w:rsidRPr="009740D8" w:rsidRDefault="00105880">
      <w:pPr>
        <w:ind w:left="720" w:hanging="900"/>
        <w:rPr>
          <w:rFonts w:ascii="Times New Roman" w:hAnsi="Times New Roman" w:cs="Times New Roman"/>
          <w:color w:val="FF0000"/>
          <w:sz w:val="28"/>
          <w:szCs w:val="28"/>
          <w:rPrChange w:id="352" w:author="Microsoft Office User" w:date="2021-11-22T10:28:00Z">
            <w:rPr>
              <w:color w:val="FF0000"/>
              <w:sz w:val="28"/>
              <w:szCs w:val="28"/>
            </w:rPr>
          </w:rPrChange>
        </w:rPr>
      </w:pPr>
    </w:p>
    <w:p w14:paraId="20BD4752" w14:textId="77777777" w:rsidR="00105880" w:rsidRPr="009740D8" w:rsidRDefault="00105880">
      <w:pPr>
        <w:ind w:left="720" w:hanging="900"/>
        <w:rPr>
          <w:rFonts w:ascii="Times New Roman" w:hAnsi="Times New Roman" w:cs="Times New Roman"/>
          <w:color w:val="FF0000"/>
          <w:sz w:val="28"/>
          <w:szCs w:val="28"/>
          <w:rPrChange w:id="353" w:author="Microsoft Office User" w:date="2021-11-22T10:28:00Z">
            <w:rPr>
              <w:color w:val="FF0000"/>
              <w:sz w:val="28"/>
              <w:szCs w:val="28"/>
            </w:rPr>
          </w:rPrChange>
        </w:rPr>
      </w:pPr>
    </w:p>
    <w:p w14:paraId="1865E4AA" w14:textId="77777777" w:rsidR="00105880" w:rsidRPr="009740D8" w:rsidRDefault="00CC3F92">
      <w:pPr>
        <w:pStyle w:val="Heading1"/>
        <w:spacing w:before="0" w:line="264" w:lineRule="auto"/>
        <w:ind w:left="-220" w:right="-220"/>
        <w:rPr>
          <w:rFonts w:ascii="Times New Roman" w:hAnsi="Times New Roman" w:cs="Times New Roman"/>
          <w:b/>
          <w:sz w:val="32"/>
          <w:szCs w:val="32"/>
          <w:rPrChange w:id="354" w:author="Microsoft Office User" w:date="2021-11-22T10:28:00Z">
            <w:rPr>
              <w:b/>
              <w:sz w:val="32"/>
              <w:szCs w:val="32"/>
            </w:rPr>
          </w:rPrChange>
        </w:rPr>
      </w:pPr>
      <w:bookmarkStart w:id="355" w:name="_3rdcrjn" w:colFirst="0" w:colLast="0"/>
      <w:bookmarkEnd w:id="355"/>
      <w:r w:rsidRPr="009740D8">
        <w:rPr>
          <w:rFonts w:ascii="Times New Roman" w:hAnsi="Times New Roman" w:cs="Times New Roman"/>
          <w:b/>
          <w:sz w:val="32"/>
          <w:szCs w:val="32"/>
          <w:rPrChange w:id="356" w:author="Microsoft Office User" w:date="2021-11-22T10:28:00Z">
            <w:rPr>
              <w:b/>
              <w:sz w:val="32"/>
              <w:szCs w:val="32"/>
            </w:rPr>
          </w:rPrChange>
        </w:rPr>
        <w:t>5. Archive:</w:t>
      </w:r>
    </w:p>
    <w:p w14:paraId="1802195D" w14:textId="080ACC0D" w:rsidR="00105880" w:rsidRPr="009740D8" w:rsidRDefault="00CC3F92">
      <w:pPr>
        <w:jc w:val="center"/>
        <w:rPr>
          <w:rFonts w:ascii="Times New Roman" w:hAnsi="Times New Roman" w:cs="Times New Roman"/>
          <w:rPrChange w:id="357" w:author="Microsoft Office User" w:date="2021-11-22T10:28:00Z">
            <w:rPr/>
          </w:rPrChange>
        </w:rPr>
      </w:pPr>
      <w:r w:rsidRPr="009740D8">
        <w:rPr>
          <w:rFonts w:ascii="Times New Roman" w:hAnsi="Times New Roman" w:cs="Times New Roman"/>
          <w:rPrChange w:id="358" w:author="Microsoft Office User" w:date="2021-11-22T10:28:00Z">
            <w:rPr/>
          </w:rPrChange>
        </w:rPr>
        <w:tab/>
      </w:r>
      <w:r w:rsidRPr="009740D8">
        <w:rPr>
          <w:rFonts w:ascii="Times New Roman" w:hAnsi="Times New Roman" w:cs="Times New Roman"/>
          <w:rPrChange w:id="359" w:author="Microsoft Office User" w:date="2021-11-22T10:28:00Z">
            <w:rPr/>
          </w:rPrChange>
        </w:rPr>
        <w:tab/>
      </w:r>
      <w:r w:rsidRPr="009740D8">
        <w:rPr>
          <w:rFonts w:ascii="Times New Roman" w:hAnsi="Times New Roman" w:cs="Times New Roman"/>
          <w:rPrChange w:id="360" w:author="Microsoft Office User" w:date="2021-11-22T10:28:00Z">
            <w:rPr/>
          </w:rPrChange>
        </w:rPr>
        <w:tab/>
      </w:r>
      <w:r w:rsidRPr="009740D8">
        <w:rPr>
          <w:rFonts w:ascii="Times New Roman" w:hAnsi="Times New Roman" w:cs="Times New Roman"/>
          <w:rPrChange w:id="361" w:author="Microsoft Office User" w:date="2021-11-22T10:28:00Z">
            <w:rPr/>
          </w:rPrChange>
        </w:rPr>
        <w:tab/>
      </w:r>
      <w:r w:rsidRPr="009740D8">
        <w:rPr>
          <w:rFonts w:ascii="Times New Roman" w:hAnsi="Times New Roman" w:cs="Times New Roman"/>
          <w:rPrChange w:id="362" w:author="Microsoft Office User" w:date="2021-11-22T10:28:00Z">
            <w:rPr/>
          </w:rPrChange>
        </w:rPr>
        <w:tab/>
      </w:r>
      <w:r w:rsidRPr="009740D8">
        <w:rPr>
          <w:rFonts w:ascii="Times New Roman" w:hAnsi="Times New Roman" w:cs="Times New Roman"/>
          <w:rPrChange w:id="363" w:author="Microsoft Office User" w:date="2021-11-22T10:28:00Z">
            <w:rPr/>
          </w:rPrChange>
        </w:rPr>
        <w:tab/>
      </w:r>
    </w:p>
    <w:p w14:paraId="2393C2D4" w14:textId="2142D4DC" w:rsidR="00105880" w:rsidRPr="009740D8" w:rsidRDefault="009740D8">
      <w:pPr>
        <w:rPr>
          <w:rFonts w:ascii="Times New Roman" w:hAnsi="Times New Roman" w:cs="Times New Roman"/>
          <w:rPrChange w:id="364" w:author="Microsoft Office User" w:date="2021-11-22T10:28:00Z">
            <w:rPr/>
          </w:rPrChange>
        </w:rPr>
      </w:pPr>
      <w:r w:rsidRPr="009740D8">
        <w:rPr>
          <w:rFonts w:ascii="Times New Roman" w:hAnsi="Times New Roman" w:cs="Times New Roman"/>
          <w:noProof/>
          <w:lang w:val="en-US"/>
          <w:rPrChange w:id="365" w:author="Microsoft Office User" w:date="2021-11-22T10:28:00Z">
            <w:rPr>
              <w:noProof/>
              <w:lang w:val="en-US"/>
            </w:rPr>
          </w:rPrChange>
        </w:rPr>
        <w:drawing>
          <wp:anchor distT="114300" distB="114300" distL="114300" distR="114300" simplePos="0" relativeHeight="251664384" behindDoc="0" locked="0" layoutInCell="1" hidden="0" allowOverlap="1" wp14:anchorId="046A4DE6" wp14:editId="276BF11F">
            <wp:simplePos x="0" y="0"/>
            <wp:positionH relativeFrom="column">
              <wp:posOffset>4394835</wp:posOffset>
            </wp:positionH>
            <wp:positionV relativeFrom="paragraph">
              <wp:posOffset>50638</wp:posOffset>
            </wp:positionV>
            <wp:extent cx="1728788" cy="1403915"/>
            <wp:effectExtent l="0" t="0" r="0" b="0"/>
            <wp:wrapNone/>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1728788" cy="1403915"/>
                    </a:xfrm>
                    <a:prstGeom prst="rect">
                      <a:avLst/>
                    </a:prstGeom>
                    <a:ln/>
                  </pic:spPr>
                </pic:pic>
              </a:graphicData>
            </a:graphic>
          </wp:anchor>
        </w:drawing>
      </w:r>
      <w:r w:rsidR="00CC3F92" w:rsidRPr="009740D8">
        <w:rPr>
          <w:rFonts w:ascii="Times New Roman" w:hAnsi="Times New Roman" w:cs="Times New Roman"/>
          <w:rPrChange w:id="366" w:author="Microsoft Office User" w:date="2021-11-22T10:28:00Z">
            <w:rPr/>
          </w:rPrChange>
        </w:rPr>
        <w:tab/>
      </w:r>
      <w:r w:rsidR="00CC3F92" w:rsidRPr="009740D8">
        <w:rPr>
          <w:rFonts w:ascii="Times New Roman" w:hAnsi="Times New Roman" w:cs="Times New Roman"/>
          <w:rPrChange w:id="367" w:author="Microsoft Office User" w:date="2021-11-22T10:28:00Z">
            <w:rPr/>
          </w:rPrChange>
        </w:rPr>
        <w:tab/>
      </w:r>
    </w:p>
    <w:p w14:paraId="224666AD" w14:textId="77777777" w:rsidR="009740D8" w:rsidRDefault="00CC3F92">
      <w:pPr>
        <w:ind w:right="2250"/>
        <w:rPr>
          <w:rFonts w:ascii="Times New Roman" w:hAnsi="Times New Roman" w:cs="Times New Roman"/>
          <w:sz w:val="28"/>
          <w:szCs w:val="28"/>
        </w:rPr>
      </w:pPr>
      <w:r w:rsidRPr="009740D8">
        <w:rPr>
          <w:rFonts w:ascii="Times New Roman" w:hAnsi="Times New Roman" w:cs="Times New Roman"/>
          <w:sz w:val="28"/>
          <w:szCs w:val="28"/>
          <w:rPrChange w:id="368" w:author="Microsoft Office User" w:date="2021-11-22T10:28:00Z">
            <w:rPr>
              <w:sz w:val="28"/>
              <w:szCs w:val="28"/>
            </w:rPr>
          </w:rPrChange>
        </w:rPr>
        <w:t>In this section, you can find a collection of our educational contents.</w:t>
      </w:r>
    </w:p>
    <w:p w14:paraId="599F0310" w14:textId="489BBE1D" w:rsidR="00105880" w:rsidRPr="009740D8" w:rsidRDefault="00CC3F92">
      <w:pPr>
        <w:ind w:right="2250"/>
        <w:rPr>
          <w:rFonts w:ascii="Times New Roman" w:hAnsi="Times New Roman" w:cs="Times New Roman"/>
          <w:sz w:val="28"/>
          <w:szCs w:val="28"/>
          <w:rPrChange w:id="369" w:author="Microsoft Office User" w:date="2021-11-22T10:28:00Z">
            <w:rPr>
              <w:sz w:val="28"/>
              <w:szCs w:val="28"/>
            </w:rPr>
          </w:rPrChange>
        </w:rPr>
      </w:pPr>
      <w:r w:rsidRPr="009740D8">
        <w:rPr>
          <w:rFonts w:ascii="Times New Roman" w:hAnsi="Times New Roman" w:cs="Times New Roman"/>
          <w:sz w:val="28"/>
          <w:szCs w:val="28"/>
          <w:rPrChange w:id="370" w:author="Microsoft Office User" w:date="2021-11-22T10:28:00Z">
            <w:rPr>
              <w:sz w:val="28"/>
              <w:szCs w:val="28"/>
            </w:rPr>
          </w:rPrChange>
        </w:rPr>
        <w:t xml:space="preserve">They are sorted in two </w:t>
      </w:r>
      <w:r w:rsidR="009740D8" w:rsidRPr="009740D8">
        <w:rPr>
          <w:rFonts w:ascii="Times New Roman" w:hAnsi="Times New Roman" w:cs="Times New Roman"/>
          <w:sz w:val="28"/>
          <w:szCs w:val="28"/>
          <w:rPrChange w:id="371" w:author="Microsoft Office User" w:date="2021-11-22T10:28:00Z">
            <w:rPr>
              <w:sz w:val="28"/>
              <w:szCs w:val="28"/>
            </w:rPr>
          </w:rPrChange>
        </w:rPr>
        <w:t>categories:</w:t>
      </w:r>
      <w:r w:rsidR="009740D8">
        <w:rPr>
          <w:rFonts w:ascii="Times New Roman" w:hAnsi="Times New Roman" w:cs="Times New Roman"/>
          <w:sz w:val="28"/>
          <w:szCs w:val="28"/>
        </w:rPr>
        <w:t xml:space="preserve"> </w:t>
      </w:r>
      <w:r w:rsidR="009740D8" w:rsidRPr="009740D8">
        <w:rPr>
          <w:rFonts w:ascii="Times New Roman" w:hAnsi="Times New Roman" w:cs="Times New Roman"/>
          <w:sz w:val="28"/>
          <w:szCs w:val="28"/>
          <w:rPrChange w:id="372" w:author="Microsoft Office User" w:date="2021-11-22T10:28:00Z">
            <w:rPr>
              <w:sz w:val="28"/>
              <w:szCs w:val="28"/>
            </w:rPr>
          </w:rPrChange>
        </w:rPr>
        <w:t>Videos, Documents.</w:t>
      </w:r>
    </w:p>
    <w:p w14:paraId="07886B53" w14:textId="77777777" w:rsidR="009740D8" w:rsidRPr="009740D8" w:rsidRDefault="00CC3F92" w:rsidP="009740D8">
      <w:pPr>
        <w:ind w:right="2340"/>
        <w:jc w:val="both"/>
        <w:rPr>
          <w:rFonts w:ascii="Times New Roman" w:hAnsi="Times New Roman" w:cs="Times New Roman"/>
          <w:sz w:val="28"/>
          <w:szCs w:val="28"/>
          <w:rPrChange w:id="373" w:author="Microsoft Office User" w:date="2021-11-22T10:28:00Z">
            <w:rPr>
              <w:sz w:val="28"/>
              <w:szCs w:val="28"/>
            </w:rPr>
          </w:rPrChange>
        </w:rPr>
      </w:pPr>
      <w:r w:rsidRPr="009740D8">
        <w:rPr>
          <w:rFonts w:ascii="Times New Roman" w:hAnsi="Times New Roman" w:cs="Times New Roman"/>
          <w:sz w:val="28"/>
          <w:szCs w:val="28"/>
          <w:rPrChange w:id="374" w:author="Microsoft Office User" w:date="2021-11-22T10:28:00Z">
            <w:rPr>
              <w:sz w:val="28"/>
              <w:szCs w:val="28"/>
            </w:rPr>
          </w:rPrChange>
        </w:rPr>
        <w:t>Click on each category to have access to the</w:t>
      </w:r>
      <w:r w:rsidR="009740D8">
        <w:rPr>
          <w:rFonts w:ascii="Times New Roman" w:hAnsi="Times New Roman" w:cs="Times New Roman"/>
          <w:sz w:val="28"/>
          <w:szCs w:val="28"/>
        </w:rPr>
        <w:t xml:space="preserve"> </w:t>
      </w:r>
      <w:r w:rsidR="009740D8" w:rsidRPr="009740D8">
        <w:rPr>
          <w:rFonts w:ascii="Times New Roman" w:hAnsi="Times New Roman" w:cs="Times New Roman"/>
          <w:sz w:val="28"/>
          <w:szCs w:val="28"/>
          <w:rPrChange w:id="375" w:author="Microsoft Office User" w:date="2021-11-22T10:28:00Z">
            <w:rPr>
              <w:sz w:val="28"/>
              <w:szCs w:val="28"/>
            </w:rPr>
          </w:rPrChange>
        </w:rPr>
        <w:t>content.</w:t>
      </w:r>
    </w:p>
    <w:p w14:paraId="444559A6" w14:textId="61EE2182" w:rsidR="00105880" w:rsidRPr="009740D8" w:rsidRDefault="00105880">
      <w:pPr>
        <w:ind w:right="2340"/>
        <w:jc w:val="both"/>
        <w:rPr>
          <w:rFonts w:ascii="Times New Roman" w:hAnsi="Times New Roman" w:cs="Times New Roman"/>
          <w:sz w:val="28"/>
          <w:szCs w:val="28"/>
          <w:rPrChange w:id="376" w:author="Microsoft Office User" w:date="2021-11-22T10:28:00Z">
            <w:rPr>
              <w:sz w:val="28"/>
              <w:szCs w:val="28"/>
            </w:rPr>
          </w:rPrChange>
        </w:rPr>
      </w:pPr>
    </w:p>
    <w:p w14:paraId="45D86C9F" w14:textId="77777777" w:rsidR="00105880" w:rsidRPr="009740D8" w:rsidRDefault="00105880">
      <w:pPr>
        <w:rPr>
          <w:rFonts w:ascii="Times New Roman" w:hAnsi="Times New Roman" w:cs="Times New Roman"/>
          <w:rPrChange w:id="377" w:author="Microsoft Office User" w:date="2021-11-22T10:28:00Z">
            <w:rPr/>
          </w:rPrChange>
        </w:rPr>
      </w:pPr>
    </w:p>
    <w:p w14:paraId="1ACBECFA" w14:textId="77777777" w:rsidR="00105880" w:rsidRPr="009740D8" w:rsidRDefault="00105880">
      <w:pPr>
        <w:rPr>
          <w:rFonts w:ascii="Times New Roman" w:hAnsi="Times New Roman" w:cs="Times New Roman"/>
          <w:rPrChange w:id="378" w:author="Microsoft Office User" w:date="2021-11-22T10:28:00Z">
            <w:rPr/>
          </w:rPrChange>
        </w:rPr>
      </w:pPr>
    </w:p>
    <w:p w14:paraId="1C4EE4CD" w14:textId="77777777" w:rsidR="00105880" w:rsidRPr="009740D8" w:rsidRDefault="00105880">
      <w:pPr>
        <w:rPr>
          <w:rFonts w:ascii="Times New Roman" w:hAnsi="Times New Roman" w:cs="Times New Roman"/>
          <w:rPrChange w:id="379" w:author="Microsoft Office User" w:date="2021-11-22T10:28:00Z">
            <w:rPr/>
          </w:rPrChange>
        </w:rPr>
      </w:pPr>
    </w:p>
    <w:p w14:paraId="19AC45DF" w14:textId="77777777" w:rsidR="00105880" w:rsidRPr="009740D8" w:rsidRDefault="00105880">
      <w:pPr>
        <w:rPr>
          <w:rFonts w:ascii="Times New Roman" w:hAnsi="Times New Roman" w:cs="Times New Roman"/>
          <w:rPrChange w:id="380" w:author="Microsoft Office User" w:date="2021-11-22T10:28:00Z">
            <w:rPr/>
          </w:rPrChange>
        </w:rPr>
      </w:pPr>
    </w:p>
    <w:p w14:paraId="010134BD" w14:textId="77777777" w:rsidR="00CC3F92" w:rsidRPr="009740D8" w:rsidRDefault="00CC3F92">
      <w:pPr>
        <w:rPr>
          <w:rFonts w:ascii="Times New Roman" w:hAnsi="Times New Roman" w:cs="Times New Roman"/>
          <w:rPrChange w:id="381" w:author="Microsoft Office User" w:date="2021-11-22T10:28:00Z">
            <w:rPr/>
          </w:rPrChange>
        </w:rPr>
      </w:pPr>
    </w:p>
    <w:p w14:paraId="2650D708" w14:textId="77777777" w:rsidR="00105880" w:rsidRPr="009740D8" w:rsidDel="00631B84" w:rsidRDefault="00CC3F92">
      <w:pPr>
        <w:pStyle w:val="Heading2"/>
        <w:spacing w:before="0" w:after="0"/>
        <w:rPr>
          <w:del w:id="382" w:author="mohammad reza" w:date="2021-10-21T19:40:00Z"/>
          <w:rFonts w:ascii="Times New Roman" w:hAnsi="Times New Roman" w:cs="Times New Roman"/>
          <w:b/>
          <w:rPrChange w:id="383" w:author="Microsoft Office User" w:date="2021-11-22T10:28:00Z">
            <w:rPr>
              <w:del w:id="384" w:author="mohammad reza" w:date="2021-10-21T19:40:00Z"/>
              <w:b/>
            </w:rPr>
          </w:rPrChange>
        </w:rPr>
      </w:pPr>
      <w:bookmarkStart w:id="385" w:name="_26in1rg" w:colFirst="0" w:colLast="0"/>
      <w:bookmarkEnd w:id="385"/>
      <w:r w:rsidRPr="009740D8">
        <w:rPr>
          <w:rFonts w:ascii="Times New Roman" w:hAnsi="Times New Roman" w:cs="Times New Roman"/>
          <w:b/>
          <w:rPrChange w:id="386" w:author="Microsoft Office User" w:date="2021-11-22T10:28:00Z">
            <w:rPr>
              <w:b/>
            </w:rPr>
          </w:rPrChange>
        </w:rPr>
        <w:lastRenderedPageBreak/>
        <w:t>5.1. Videos</w:t>
      </w:r>
    </w:p>
    <w:p w14:paraId="0656135F" w14:textId="77777777" w:rsidR="00105880" w:rsidRPr="009740D8" w:rsidDel="00631B84" w:rsidRDefault="00CC3F92">
      <w:pPr>
        <w:rPr>
          <w:del w:id="387" w:author="mohammad reza" w:date="2021-10-21T19:40:00Z"/>
          <w:rFonts w:ascii="Times New Roman" w:hAnsi="Times New Roman" w:cs="Times New Roman"/>
          <w:rPrChange w:id="388" w:author="Microsoft Office User" w:date="2021-11-22T10:28:00Z">
            <w:rPr>
              <w:del w:id="389" w:author="mohammad reza" w:date="2021-10-21T19:40:00Z"/>
            </w:rPr>
          </w:rPrChange>
        </w:rPr>
      </w:pPr>
      <w:del w:id="390" w:author="mohammad reza" w:date="2021-10-21T19:40:00Z">
        <w:r w:rsidRPr="009740D8" w:rsidDel="00631B84">
          <w:rPr>
            <w:rFonts w:ascii="Times New Roman" w:hAnsi="Times New Roman" w:cs="Times New Roman"/>
            <w:rPrChange w:id="391" w:author="Microsoft Office User" w:date="2021-11-22T10:28:00Z">
              <w:rPr/>
            </w:rPrChange>
          </w:rPr>
          <w:tab/>
        </w:r>
        <w:r w:rsidRPr="009740D8" w:rsidDel="00631B84">
          <w:rPr>
            <w:rFonts w:ascii="Times New Roman" w:hAnsi="Times New Roman" w:cs="Times New Roman"/>
            <w:rPrChange w:id="392" w:author="Microsoft Office User" w:date="2021-11-22T10:28:00Z">
              <w:rPr/>
            </w:rPrChange>
          </w:rPr>
          <w:tab/>
        </w:r>
      </w:del>
    </w:p>
    <w:p w14:paraId="2F31CABD" w14:textId="77777777" w:rsidR="00105880" w:rsidRPr="009740D8" w:rsidRDefault="00105880">
      <w:pPr>
        <w:pStyle w:val="Heading2"/>
        <w:spacing w:before="0" w:after="0"/>
        <w:rPr>
          <w:rFonts w:ascii="Times New Roman" w:hAnsi="Times New Roman" w:cs="Times New Roman"/>
          <w:rPrChange w:id="393" w:author="Microsoft Office User" w:date="2021-11-22T10:28:00Z">
            <w:rPr/>
          </w:rPrChange>
        </w:rPr>
        <w:pPrChange w:id="394" w:author="mohammad reza" w:date="2021-10-21T19:40:00Z">
          <w:pPr>
            <w:bidi/>
          </w:pPr>
        </w:pPrChange>
      </w:pPr>
    </w:p>
    <w:p w14:paraId="243B7EBB" w14:textId="77777777" w:rsidR="00105880" w:rsidRPr="009740D8" w:rsidRDefault="00105880">
      <w:pPr>
        <w:bidi/>
        <w:rPr>
          <w:rFonts w:ascii="Times New Roman" w:hAnsi="Times New Roman" w:cs="Times New Roman"/>
          <w:rPrChange w:id="395" w:author="Microsoft Office User" w:date="2021-11-22T10:28:00Z">
            <w:rPr/>
          </w:rPrChange>
        </w:rPr>
      </w:pPr>
    </w:p>
    <w:p w14:paraId="19798166" w14:textId="77777777" w:rsidR="00105880" w:rsidRPr="009740D8" w:rsidRDefault="00CC3F92">
      <w:pPr>
        <w:bidi/>
        <w:rPr>
          <w:rFonts w:ascii="Times New Roman" w:hAnsi="Times New Roman" w:cs="Times New Roman"/>
          <w:rPrChange w:id="396" w:author="Microsoft Office User" w:date="2021-11-22T10:28:00Z">
            <w:rPr/>
          </w:rPrChange>
        </w:rPr>
      </w:pPr>
      <w:r w:rsidRPr="009740D8">
        <w:rPr>
          <w:rFonts w:ascii="Times New Roman" w:hAnsi="Times New Roman" w:cs="Times New Roman"/>
          <w:noProof/>
          <w:lang w:val="en-US"/>
          <w:rPrChange w:id="397" w:author="Microsoft Office User" w:date="2021-11-22T10:28:00Z">
            <w:rPr>
              <w:noProof/>
              <w:lang w:val="en-US"/>
            </w:rPr>
          </w:rPrChange>
        </w:rPr>
        <w:drawing>
          <wp:anchor distT="114300" distB="114300" distL="114300" distR="114300" simplePos="0" relativeHeight="251665408" behindDoc="0" locked="0" layoutInCell="1" hidden="0" allowOverlap="1" wp14:anchorId="5EF68EB1" wp14:editId="33CD03ED">
            <wp:simplePos x="0" y="0"/>
            <wp:positionH relativeFrom="column">
              <wp:posOffset>3743325</wp:posOffset>
            </wp:positionH>
            <wp:positionV relativeFrom="paragraph">
              <wp:posOffset>200025</wp:posOffset>
            </wp:positionV>
            <wp:extent cx="2354221" cy="2801341"/>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t="98" b="98"/>
                    <a:stretch>
                      <a:fillRect/>
                    </a:stretch>
                  </pic:blipFill>
                  <pic:spPr>
                    <a:xfrm>
                      <a:off x="0" y="0"/>
                      <a:ext cx="2354221" cy="2801341"/>
                    </a:xfrm>
                    <a:prstGeom prst="rect">
                      <a:avLst/>
                    </a:prstGeom>
                    <a:ln/>
                  </pic:spPr>
                </pic:pic>
              </a:graphicData>
            </a:graphic>
          </wp:anchor>
        </w:drawing>
      </w:r>
    </w:p>
    <w:p w14:paraId="6565DD63" w14:textId="77777777" w:rsidR="00105880" w:rsidRPr="009740D8" w:rsidRDefault="00CC3F92">
      <w:pPr>
        <w:pStyle w:val="Heading2"/>
        <w:spacing w:before="0" w:after="0"/>
        <w:rPr>
          <w:rFonts w:ascii="Times New Roman" w:hAnsi="Times New Roman" w:cs="Times New Roman"/>
          <w:b/>
          <w:rPrChange w:id="398" w:author="Microsoft Office User" w:date="2021-11-22T10:28:00Z">
            <w:rPr>
              <w:b/>
            </w:rPr>
          </w:rPrChange>
        </w:rPr>
      </w:pPr>
      <w:bookmarkStart w:id="399" w:name="_lnxbz9" w:colFirst="0" w:colLast="0"/>
      <w:bookmarkEnd w:id="399"/>
      <w:r w:rsidRPr="009740D8">
        <w:rPr>
          <w:rFonts w:ascii="Times New Roman" w:hAnsi="Times New Roman" w:cs="Times New Roman"/>
          <w:b/>
          <w:rPrChange w:id="400" w:author="Microsoft Office User" w:date="2021-11-22T10:28:00Z">
            <w:rPr>
              <w:b/>
            </w:rPr>
          </w:rPrChange>
        </w:rPr>
        <w:t>5.2. Documents</w:t>
      </w:r>
    </w:p>
    <w:p w14:paraId="0FEB116C" w14:textId="77777777" w:rsidR="00105880" w:rsidRPr="009740D8" w:rsidRDefault="00105880">
      <w:pPr>
        <w:rPr>
          <w:rFonts w:ascii="Times New Roman" w:hAnsi="Times New Roman" w:cs="Times New Roman"/>
          <w:rPrChange w:id="401" w:author="Microsoft Office User" w:date="2021-11-22T10:28:00Z">
            <w:rPr/>
          </w:rPrChange>
        </w:rPr>
      </w:pPr>
    </w:p>
    <w:p w14:paraId="48080DFD" w14:textId="77777777" w:rsidR="00105880" w:rsidRPr="009740D8" w:rsidRDefault="00CC3F92">
      <w:pPr>
        <w:rPr>
          <w:rFonts w:ascii="Times New Roman" w:hAnsi="Times New Roman" w:cs="Times New Roman"/>
          <w:rPrChange w:id="402" w:author="Microsoft Office User" w:date="2021-11-22T10:28:00Z">
            <w:rPr/>
          </w:rPrChange>
        </w:rPr>
      </w:pPr>
      <w:r w:rsidRPr="009740D8">
        <w:rPr>
          <w:rFonts w:ascii="Times New Roman" w:hAnsi="Times New Roman" w:cs="Times New Roman"/>
          <w:rPrChange w:id="403" w:author="Microsoft Office User" w:date="2021-11-22T10:28:00Z">
            <w:rPr/>
          </w:rPrChange>
        </w:rPr>
        <w:tab/>
      </w:r>
      <w:r w:rsidRPr="009740D8">
        <w:rPr>
          <w:rFonts w:ascii="Times New Roman" w:hAnsi="Times New Roman" w:cs="Times New Roman"/>
          <w:rPrChange w:id="404" w:author="Microsoft Office User" w:date="2021-11-22T10:28:00Z">
            <w:rPr/>
          </w:rPrChange>
        </w:rPr>
        <w:tab/>
      </w:r>
    </w:p>
    <w:p w14:paraId="780D6DC3" w14:textId="77777777" w:rsidR="00105880" w:rsidRPr="009740D8" w:rsidRDefault="00105880">
      <w:pPr>
        <w:rPr>
          <w:rFonts w:ascii="Times New Roman" w:hAnsi="Times New Roman" w:cs="Times New Roman"/>
          <w:rPrChange w:id="405" w:author="Microsoft Office User" w:date="2021-11-22T10:28:00Z">
            <w:rPr/>
          </w:rPrChange>
        </w:rPr>
      </w:pPr>
    </w:p>
    <w:p w14:paraId="3638BD4A" w14:textId="77777777" w:rsidR="00105880" w:rsidRPr="009740D8" w:rsidRDefault="00CC3F92">
      <w:pPr>
        <w:rPr>
          <w:rFonts w:ascii="Times New Roman" w:hAnsi="Times New Roman" w:cs="Times New Roman"/>
          <w:sz w:val="28"/>
          <w:szCs w:val="28"/>
          <w:rPrChange w:id="406" w:author="Microsoft Office User" w:date="2021-11-22T10:28:00Z">
            <w:rPr>
              <w:sz w:val="28"/>
              <w:szCs w:val="28"/>
            </w:rPr>
          </w:rPrChange>
        </w:rPr>
      </w:pPr>
      <w:r w:rsidRPr="009740D8">
        <w:rPr>
          <w:rFonts w:ascii="Times New Roman" w:hAnsi="Times New Roman" w:cs="Times New Roman"/>
          <w:sz w:val="28"/>
          <w:szCs w:val="28"/>
          <w:rPrChange w:id="407" w:author="Microsoft Office User" w:date="2021-11-22T10:28:00Z">
            <w:rPr>
              <w:sz w:val="28"/>
              <w:szCs w:val="28"/>
            </w:rPr>
          </w:rPrChange>
        </w:rPr>
        <w:t xml:space="preserve">In this section, you can have access to the </w:t>
      </w:r>
    </w:p>
    <w:p w14:paraId="39C285A4" w14:textId="77777777" w:rsidR="00105880" w:rsidRPr="009740D8" w:rsidRDefault="00CC3F92">
      <w:pPr>
        <w:rPr>
          <w:rFonts w:ascii="Times New Roman" w:hAnsi="Times New Roman" w:cs="Times New Roman"/>
          <w:sz w:val="28"/>
          <w:szCs w:val="28"/>
          <w:rPrChange w:id="408" w:author="Microsoft Office User" w:date="2021-11-22T10:28:00Z">
            <w:rPr>
              <w:sz w:val="28"/>
              <w:szCs w:val="28"/>
            </w:rPr>
          </w:rPrChange>
        </w:rPr>
      </w:pPr>
      <w:r w:rsidRPr="009740D8">
        <w:rPr>
          <w:rFonts w:ascii="Times New Roman" w:hAnsi="Times New Roman" w:cs="Times New Roman"/>
          <w:sz w:val="28"/>
          <w:szCs w:val="28"/>
          <w:rPrChange w:id="409" w:author="Microsoft Office User" w:date="2021-11-22T10:28:00Z">
            <w:rPr>
              <w:sz w:val="28"/>
              <w:szCs w:val="28"/>
            </w:rPr>
          </w:rPrChange>
        </w:rPr>
        <w:t>documents, download and use them.</w:t>
      </w:r>
    </w:p>
    <w:p w14:paraId="768DC289" w14:textId="77777777" w:rsidR="00105880" w:rsidRPr="009740D8" w:rsidRDefault="00105880">
      <w:pPr>
        <w:rPr>
          <w:rFonts w:ascii="Times New Roman" w:hAnsi="Times New Roman" w:cs="Times New Roman"/>
          <w:rPrChange w:id="410" w:author="Microsoft Office User" w:date="2021-11-22T10:28:00Z">
            <w:rPr/>
          </w:rPrChange>
        </w:rPr>
      </w:pPr>
    </w:p>
    <w:p w14:paraId="376CF96E" w14:textId="77777777" w:rsidR="00105880" w:rsidRPr="009740D8" w:rsidRDefault="00105880">
      <w:pPr>
        <w:rPr>
          <w:rFonts w:ascii="Times New Roman" w:hAnsi="Times New Roman" w:cs="Times New Roman"/>
          <w:rPrChange w:id="411" w:author="Microsoft Office User" w:date="2021-11-22T10:28:00Z">
            <w:rPr/>
          </w:rPrChange>
        </w:rPr>
      </w:pPr>
    </w:p>
    <w:p w14:paraId="6AA9CDF2" w14:textId="77777777" w:rsidR="00105880" w:rsidRPr="009740D8" w:rsidRDefault="00105880">
      <w:pPr>
        <w:rPr>
          <w:rFonts w:ascii="Times New Roman" w:hAnsi="Times New Roman" w:cs="Times New Roman"/>
          <w:rPrChange w:id="412" w:author="Microsoft Office User" w:date="2021-11-22T10:28:00Z">
            <w:rPr/>
          </w:rPrChange>
        </w:rPr>
      </w:pPr>
    </w:p>
    <w:p w14:paraId="0F4EA6B7" w14:textId="77777777" w:rsidR="00105880" w:rsidRPr="009740D8" w:rsidRDefault="00105880">
      <w:pPr>
        <w:rPr>
          <w:rFonts w:ascii="Times New Roman" w:hAnsi="Times New Roman" w:cs="Times New Roman"/>
          <w:rPrChange w:id="413" w:author="Microsoft Office User" w:date="2021-11-22T10:28:00Z">
            <w:rPr/>
          </w:rPrChange>
        </w:rPr>
      </w:pPr>
    </w:p>
    <w:p w14:paraId="575E803D" w14:textId="77777777" w:rsidR="00105880" w:rsidRPr="009740D8" w:rsidRDefault="00105880">
      <w:pPr>
        <w:rPr>
          <w:rFonts w:ascii="Times New Roman" w:hAnsi="Times New Roman" w:cs="Times New Roman"/>
          <w:rPrChange w:id="414" w:author="Microsoft Office User" w:date="2021-11-22T10:28:00Z">
            <w:rPr/>
          </w:rPrChange>
        </w:rPr>
      </w:pPr>
    </w:p>
    <w:p w14:paraId="5F6A821E" w14:textId="77777777" w:rsidR="00105880" w:rsidRPr="009740D8" w:rsidRDefault="00105880">
      <w:pPr>
        <w:rPr>
          <w:rFonts w:ascii="Times New Roman" w:hAnsi="Times New Roman" w:cs="Times New Roman"/>
          <w:rPrChange w:id="415" w:author="Microsoft Office User" w:date="2021-11-22T10:28:00Z">
            <w:rPr/>
          </w:rPrChange>
        </w:rPr>
      </w:pPr>
    </w:p>
    <w:p w14:paraId="140EB090" w14:textId="77777777" w:rsidR="00105880" w:rsidRPr="009740D8" w:rsidRDefault="00105880">
      <w:pPr>
        <w:jc w:val="both"/>
        <w:rPr>
          <w:rFonts w:ascii="Times New Roman" w:hAnsi="Times New Roman" w:cs="Times New Roman"/>
          <w:sz w:val="28"/>
          <w:szCs w:val="28"/>
          <w:rPrChange w:id="416" w:author="Microsoft Office User" w:date="2021-11-22T10:28:00Z">
            <w:rPr>
              <w:sz w:val="28"/>
              <w:szCs w:val="28"/>
            </w:rPr>
          </w:rPrChange>
        </w:rPr>
      </w:pPr>
    </w:p>
    <w:p w14:paraId="12983ADD" w14:textId="77777777" w:rsidR="00105880" w:rsidRPr="009740D8" w:rsidRDefault="00105880">
      <w:pPr>
        <w:jc w:val="both"/>
        <w:rPr>
          <w:rFonts w:ascii="Times New Roman" w:hAnsi="Times New Roman" w:cs="Times New Roman"/>
          <w:sz w:val="28"/>
          <w:szCs w:val="28"/>
          <w:rPrChange w:id="417" w:author="Microsoft Office User" w:date="2021-11-22T10:28:00Z">
            <w:rPr>
              <w:sz w:val="28"/>
              <w:szCs w:val="28"/>
            </w:rPr>
          </w:rPrChange>
        </w:rPr>
      </w:pPr>
    </w:p>
    <w:p w14:paraId="7516ECC0" w14:textId="77777777" w:rsidR="00105880" w:rsidRPr="009740D8" w:rsidRDefault="00105880">
      <w:pPr>
        <w:jc w:val="both"/>
        <w:rPr>
          <w:rFonts w:ascii="Times New Roman" w:hAnsi="Times New Roman" w:cs="Times New Roman"/>
          <w:sz w:val="28"/>
          <w:szCs w:val="28"/>
          <w:rPrChange w:id="418" w:author="Microsoft Office User" w:date="2021-11-22T10:28:00Z">
            <w:rPr>
              <w:sz w:val="28"/>
              <w:szCs w:val="28"/>
            </w:rPr>
          </w:rPrChange>
        </w:rPr>
      </w:pPr>
    </w:p>
    <w:p w14:paraId="0B8571FF" w14:textId="77777777" w:rsidR="00105880" w:rsidRPr="009740D8" w:rsidRDefault="00CC3F92">
      <w:pPr>
        <w:pStyle w:val="Heading1"/>
        <w:spacing w:before="0" w:after="200"/>
        <w:rPr>
          <w:rFonts w:ascii="Times New Roman" w:hAnsi="Times New Roman" w:cs="Times New Roman"/>
          <w:rPrChange w:id="419" w:author="Microsoft Office User" w:date="2021-11-22T10:28:00Z">
            <w:rPr/>
          </w:rPrChange>
        </w:rPr>
      </w:pPr>
      <w:bookmarkStart w:id="420" w:name="_2jxsxqh" w:colFirst="0" w:colLast="0"/>
      <w:bookmarkEnd w:id="420"/>
      <w:r w:rsidRPr="009740D8">
        <w:rPr>
          <w:rFonts w:ascii="Times New Roman" w:hAnsi="Times New Roman" w:cs="Times New Roman"/>
          <w:b/>
          <w:sz w:val="32"/>
          <w:szCs w:val="32"/>
          <w:rPrChange w:id="421" w:author="Microsoft Office User" w:date="2021-11-22T10:28:00Z">
            <w:rPr>
              <w:b/>
              <w:sz w:val="32"/>
              <w:szCs w:val="32"/>
            </w:rPr>
          </w:rPrChange>
        </w:rPr>
        <w:t>6. Join Us</w:t>
      </w:r>
    </w:p>
    <w:p w14:paraId="1972FB03" w14:textId="77777777" w:rsidR="00105880" w:rsidRPr="009740D8" w:rsidRDefault="00CC3F92">
      <w:pPr>
        <w:rPr>
          <w:rFonts w:ascii="Times New Roman" w:eastAsia="Calibri" w:hAnsi="Times New Roman" w:cs="Times New Roman"/>
          <w:b/>
          <w:sz w:val="28"/>
          <w:szCs w:val="28"/>
          <w:rPrChange w:id="422" w:author="Microsoft Office User" w:date="2021-11-22T10:28:00Z">
            <w:rPr>
              <w:rFonts w:ascii="Calibri" w:eastAsia="Calibri" w:hAnsi="Calibri" w:cs="Calibri"/>
              <w:b/>
              <w:sz w:val="28"/>
              <w:szCs w:val="28"/>
            </w:rPr>
          </w:rPrChange>
        </w:rPr>
      </w:pPr>
      <w:r w:rsidRPr="009740D8">
        <w:rPr>
          <w:rFonts w:ascii="Times New Roman" w:hAnsi="Times New Roman" w:cs="Times New Roman"/>
          <w:sz w:val="28"/>
          <w:szCs w:val="28"/>
          <w:rPrChange w:id="423" w:author="Microsoft Office User" w:date="2021-11-22T10:28:00Z">
            <w:rPr>
              <w:sz w:val="28"/>
              <w:szCs w:val="28"/>
            </w:rPr>
          </w:rPrChange>
        </w:rPr>
        <w:t xml:space="preserve">At the top-right corner of the Home page, you can join us via clicking on </w:t>
      </w:r>
      <w:r w:rsidRPr="009740D8">
        <w:rPr>
          <w:rFonts w:ascii="Times New Roman" w:hAnsi="Times New Roman" w:cs="Times New Roman"/>
          <w:b/>
          <w:sz w:val="28"/>
          <w:szCs w:val="28"/>
          <w:highlight w:val="yellow"/>
          <w:rPrChange w:id="424" w:author="Microsoft Office User" w:date="2021-11-22T10:28:00Z">
            <w:rPr>
              <w:b/>
              <w:sz w:val="28"/>
              <w:szCs w:val="28"/>
              <w:highlight w:val="yellow"/>
            </w:rPr>
          </w:rPrChange>
        </w:rPr>
        <w:t>Join Us.</w:t>
      </w:r>
    </w:p>
    <w:p w14:paraId="6B145E7B" w14:textId="77777777" w:rsidR="00105880" w:rsidRPr="009740D8" w:rsidRDefault="00CC3F92">
      <w:pPr>
        <w:spacing w:before="200" w:after="200"/>
        <w:rPr>
          <w:rFonts w:ascii="Times New Roman" w:eastAsia="Calibri" w:hAnsi="Times New Roman" w:cs="Times New Roman"/>
          <w:b/>
          <w:sz w:val="28"/>
          <w:szCs w:val="28"/>
          <w:rPrChange w:id="425" w:author="Microsoft Office User" w:date="2021-11-22T10:28:00Z">
            <w:rPr>
              <w:rFonts w:ascii="Calibri" w:eastAsia="Calibri" w:hAnsi="Calibri" w:cs="Calibri"/>
              <w:b/>
              <w:sz w:val="28"/>
              <w:szCs w:val="28"/>
            </w:rPr>
          </w:rPrChange>
        </w:rPr>
      </w:pPr>
      <w:r w:rsidRPr="009740D8">
        <w:rPr>
          <w:rFonts w:ascii="Times New Roman" w:eastAsia="Calibri" w:hAnsi="Times New Roman" w:cs="Times New Roman"/>
          <w:b/>
          <w:noProof/>
          <w:sz w:val="28"/>
          <w:szCs w:val="28"/>
          <w:lang w:val="en-US"/>
          <w:rPrChange w:id="426" w:author="Microsoft Office User" w:date="2021-11-22T10:28:00Z">
            <w:rPr>
              <w:rFonts w:ascii="Calibri" w:eastAsia="Calibri" w:hAnsi="Calibri" w:cs="Calibri"/>
              <w:b/>
              <w:noProof/>
              <w:sz w:val="28"/>
              <w:szCs w:val="28"/>
              <w:lang w:val="en-US"/>
            </w:rPr>
          </w:rPrChange>
        </w:rPr>
        <w:drawing>
          <wp:inline distT="114300" distB="114300" distL="114300" distR="114300" wp14:anchorId="5B1C7CF4" wp14:editId="6EF27F05">
            <wp:extent cx="5943600" cy="444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444500"/>
                    </a:xfrm>
                    <a:prstGeom prst="rect">
                      <a:avLst/>
                    </a:prstGeom>
                    <a:ln/>
                  </pic:spPr>
                </pic:pic>
              </a:graphicData>
            </a:graphic>
          </wp:inline>
        </w:drawing>
      </w:r>
    </w:p>
    <w:p w14:paraId="07797DF6" w14:textId="77777777" w:rsidR="00CC3F92" w:rsidRDefault="00CC3F92">
      <w:pPr>
        <w:spacing w:before="200" w:after="200"/>
        <w:rPr>
          <w:rFonts w:ascii="Times New Roman" w:eastAsia="Calibri" w:hAnsi="Times New Roman" w:cs="Times New Roman"/>
          <w:b/>
          <w:sz w:val="28"/>
          <w:szCs w:val="28"/>
        </w:rPr>
      </w:pPr>
    </w:p>
    <w:p w14:paraId="19D927E5" w14:textId="77777777" w:rsidR="009740D8" w:rsidRDefault="009740D8">
      <w:pPr>
        <w:spacing w:before="200" w:after="200"/>
        <w:rPr>
          <w:rFonts w:ascii="Times New Roman" w:eastAsia="Calibri" w:hAnsi="Times New Roman" w:cs="Times New Roman"/>
          <w:b/>
          <w:sz w:val="28"/>
          <w:szCs w:val="28"/>
        </w:rPr>
      </w:pPr>
    </w:p>
    <w:p w14:paraId="3ADC2900" w14:textId="77777777" w:rsidR="009740D8" w:rsidRDefault="009740D8">
      <w:pPr>
        <w:spacing w:before="200" w:after="200"/>
        <w:rPr>
          <w:rFonts w:ascii="Times New Roman" w:eastAsia="Calibri" w:hAnsi="Times New Roman" w:cs="Times New Roman"/>
          <w:b/>
          <w:sz w:val="28"/>
          <w:szCs w:val="28"/>
        </w:rPr>
      </w:pPr>
    </w:p>
    <w:p w14:paraId="2B1DB04E" w14:textId="77777777" w:rsidR="009740D8" w:rsidRDefault="009740D8">
      <w:pPr>
        <w:spacing w:before="200" w:after="200"/>
        <w:rPr>
          <w:rFonts w:ascii="Times New Roman" w:eastAsia="Calibri" w:hAnsi="Times New Roman" w:cs="Times New Roman"/>
          <w:b/>
          <w:sz w:val="28"/>
          <w:szCs w:val="28"/>
        </w:rPr>
      </w:pPr>
    </w:p>
    <w:p w14:paraId="2D0168DE" w14:textId="77777777" w:rsidR="009740D8" w:rsidRDefault="009740D8">
      <w:pPr>
        <w:spacing w:before="200" w:after="200"/>
        <w:rPr>
          <w:rFonts w:ascii="Times New Roman" w:eastAsia="Calibri" w:hAnsi="Times New Roman" w:cs="Times New Roman"/>
          <w:b/>
          <w:sz w:val="28"/>
          <w:szCs w:val="28"/>
        </w:rPr>
      </w:pPr>
    </w:p>
    <w:p w14:paraId="2A20DFE5" w14:textId="77777777" w:rsidR="009740D8" w:rsidRDefault="009740D8">
      <w:pPr>
        <w:spacing w:before="200" w:after="200"/>
        <w:rPr>
          <w:rFonts w:ascii="Times New Roman" w:eastAsia="Calibri" w:hAnsi="Times New Roman" w:cs="Times New Roman"/>
          <w:b/>
          <w:sz w:val="28"/>
          <w:szCs w:val="28"/>
        </w:rPr>
      </w:pPr>
    </w:p>
    <w:p w14:paraId="4A3A2676" w14:textId="77777777" w:rsidR="009740D8" w:rsidRPr="009740D8" w:rsidRDefault="009740D8">
      <w:pPr>
        <w:spacing w:before="200" w:after="200"/>
        <w:rPr>
          <w:rFonts w:ascii="Times New Roman" w:eastAsia="Calibri" w:hAnsi="Times New Roman" w:cs="Times New Roman"/>
          <w:b/>
          <w:sz w:val="28"/>
          <w:szCs w:val="28"/>
          <w:rPrChange w:id="427" w:author="Microsoft Office User" w:date="2021-11-22T10:28:00Z">
            <w:rPr>
              <w:rFonts w:ascii="Calibri" w:eastAsia="Calibri" w:hAnsi="Calibri" w:cs="Calibri"/>
              <w:b/>
              <w:sz w:val="28"/>
              <w:szCs w:val="28"/>
            </w:rPr>
          </w:rPrChange>
        </w:rPr>
      </w:pPr>
    </w:p>
    <w:p w14:paraId="5AE201C9" w14:textId="77777777" w:rsidR="00105880" w:rsidRPr="009740D8" w:rsidRDefault="00CC3F92">
      <w:pPr>
        <w:pStyle w:val="Heading2"/>
        <w:spacing w:before="0" w:after="0"/>
        <w:rPr>
          <w:rFonts w:ascii="Times New Roman" w:hAnsi="Times New Roman" w:cs="Times New Roman"/>
          <w:rPrChange w:id="428" w:author="Microsoft Office User" w:date="2021-11-22T10:28:00Z">
            <w:rPr/>
          </w:rPrChange>
        </w:rPr>
      </w:pPr>
      <w:bookmarkStart w:id="429" w:name="_z337ya" w:colFirst="0" w:colLast="0"/>
      <w:bookmarkEnd w:id="429"/>
      <w:r w:rsidRPr="009740D8">
        <w:rPr>
          <w:rFonts w:ascii="Times New Roman" w:eastAsia="Calibri" w:hAnsi="Times New Roman" w:cs="Times New Roman"/>
          <w:b/>
          <w:rPrChange w:id="430" w:author="Microsoft Office User" w:date="2021-11-22T10:28:00Z">
            <w:rPr>
              <w:rFonts w:ascii="Calibri" w:eastAsia="Calibri" w:hAnsi="Calibri" w:cs="Calibri"/>
              <w:b/>
            </w:rPr>
          </w:rPrChange>
        </w:rPr>
        <w:lastRenderedPageBreak/>
        <w:t xml:space="preserve">6.1. </w:t>
      </w:r>
      <w:r w:rsidRPr="009740D8">
        <w:rPr>
          <w:rFonts w:ascii="Times New Roman" w:hAnsi="Times New Roman" w:cs="Times New Roman"/>
          <w:b/>
          <w:rPrChange w:id="431" w:author="Microsoft Office User" w:date="2021-11-22T10:28:00Z">
            <w:rPr>
              <w:b/>
            </w:rPr>
          </w:rPrChange>
        </w:rPr>
        <w:t>Individual</w:t>
      </w:r>
    </w:p>
    <w:p w14:paraId="2B6B576F" w14:textId="77777777" w:rsidR="00105880" w:rsidRPr="009740D8" w:rsidRDefault="00CC3F92">
      <w:pPr>
        <w:pStyle w:val="Heading2"/>
        <w:spacing w:before="0" w:after="0"/>
        <w:rPr>
          <w:rFonts w:ascii="Times New Roman" w:hAnsi="Times New Roman" w:cs="Times New Roman"/>
          <w:rPrChange w:id="432" w:author="Microsoft Office User" w:date="2021-11-22T10:28:00Z">
            <w:rPr/>
          </w:rPrChange>
        </w:rPr>
      </w:pPr>
      <w:bookmarkStart w:id="433" w:name="_3j2qqm3" w:colFirst="0" w:colLast="0"/>
      <w:bookmarkEnd w:id="433"/>
      <w:r w:rsidRPr="009740D8">
        <w:rPr>
          <w:rFonts w:ascii="Times New Roman" w:hAnsi="Times New Roman" w:cs="Times New Roman"/>
          <w:noProof/>
          <w:lang w:val="en-US"/>
          <w:rPrChange w:id="434" w:author="Microsoft Office User" w:date="2021-11-22T10:28:00Z">
            <w:rPr>
              <w:noProof/>
              <w:lang w:val="en-US"/>
            </w:rPr>
          </w:rPrChange>
        </w:rPr>
        <w:drawing>
          <wp:anchor distT="0" distB="0" distL="0" distR="0" simplePos="0" relativeHeight="251666432" behindDoc="1" locked="0" layoutInCell="1" hidden="0" allowOverlap="1" wp14:anchorId="67FFCF9C" wp14:editId="5BCC89FB">
            <wp:simplePos x="0" y="0"/>
            <wp:positionH relativeFrom="column">
              <wp:posOffset>3588412</wp:posOffset>
            </wp:positionH>
            <wp:positionV relativeFrom="paragraph">
              <wp:posOffset>278234</wp:posOffset>
            </wp:positionV>
            <wp:extent cx="2424113" cy="708497"/>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424113" cy="708497"/>
                    </a:xfrm>
                    <a:prstGeom prst="rect">
                      <a:avLst/>
                    </a:prstGeom>
                    <a:ln/>
                  </pic:spPr>
                </pic:pic>
              </a:graphicData>
            </a:graphic>
          </wp:anchor>
        </w:drawing>
      </w:r>
    </w:p>
    <w:p w14:paraId="500607E1" w14:textId="77777777" w:rsidR="00105880" w:rsidRPr="009740D8" w:rsidRDefault="00CC3F92">
      <w:pPr>
        <w:ind w:right="-540"/>
        <w:rPr>
          <w:rFonts w:ascii="Times New Roman" w:hAnsi="Times New Roman" w:cs="Times New Roman"/>
          <w:sz w:val="28"/>
          <w:szCs w:val="28"/>
          <w:rPrChange w:id="435" w:author="Microsoft Office User" w:date="2021-11-22T10:28:00Z">
            <w:rPr>
              <w:sz w:val="28"/>
              <w:szCs w:val="28"/>
            </w:rPr>
          </w:rPrChange>
        </w:rPr>
      </w:pPr>
      <w:r w:rsidRPr="009740D8">
        <w:rPr>
          <w:rFonts w:ascii="Times New Roman" w:hAnsi="Times New Roman" w:cs="Times New Roman"/>
          <w:sz w:val="28"/>
          <w:szCs w:val="28"/>
          <w:rPrChange w:id="436" w:author="Microsoft Office User" w:date="2021-11-22T10:28:00Z">
            <w:rPr>
              <w:sz w:val="28"/>
              <w:szCs w:val="28"/>
            </w:rPr>
          </w:rPrChange>
        </w:rPr>
        <w:t>If you are signing up as an individual person,</w:t>
      </w:r>
    </w:p>
    <w:p w14:paraId="12691251" w14:textId="77777777" w:rsidR="00105880" w:rsidRPr="009740D8" w:rsidRDefault="00CC3F92">
      <w:pPr>
        <w:ind w:right="-540"/>
        <w:rPr>
          <w:rFonts w:ascii="Times New Roman" w:hAnsi="Times New Roman" w:cs="Times New Roman"/>
          <w:sz w:val="28"/>
          <w:szCs w:val="28"/>
          <w:rPrChange w:id="437" w:author="Microsoft Office User" w:date="2021-11-22T10:28:00Z">
            <w:rPr>
              <w:sz w:val="28"/>
              <w:szCs w:val="28"/>
            </w:rPr>
          </w:rPrChange>
        </w:rPr>
      </w:pPr>
      <w:r w:rsidRPr="009740D8">
        <w:rPr>
          <w:rFonts w:ascii="Times New Roman" w:hAnsi="Times New Roman" w:cs="Times New Roman"/>
          <w:sz w:val="28"/>
          <w:szCs w:val="28"/>
          <w:rPrChange w:id="438" w:author="Microsoft Office User" w:date="2021-11-22T10:28:00Z">
            <w:rPr>
              <w:sz w:val="28"/>
              <w:szCs w:val="28"/>
            </w:rPr>
          </w:rPrChange>
        </w:rPr>
        <w:t xml:space="preserve">please select </w:t>
      </w:r>
      <w:r w:rsidRPr="009740D8">
        <w:rPr>
          <w:rFonts w:ascii="Times New Roman" w:hAnsi="Times New Roman" w:cs="Times New Roman"/>
          <w:b/>
          <w:sz w:val="28"/>
          <w:szCs w:val="28"/>
          <w:highlight w:val="yellow"/>
          <w:rPrChange w:id="439" w:author="Microsoft Office User" w:date="2021-11-22T10:28:00Z">
            <w:rPr>
              <w:b/>
              <w:sz w:val="28"/>
              <w:szCs w:val="28"/>
              <w:highlight w:val="yellow"/>
            </w:rPr>
          </w:rPrChange>
        </w:rPr>
        <w:t>Individual</w:t>
      </w:r>
      <w:r w:rsidRPr="009740D8">
        <w:rPr>
          <w:rFonts w:ascii="Times New Roman" w:hAnsi="Times New Roman" w:cs="Times New Roman"/>
          <w:sz w:val="28"/>
          <w:szCs w:val="28"/>
          <w:rPrChange w:id="440" w:author="Microsoft Office User" w:date="2021-11-22T10:28:00Z">
            <w:rPr>
              <w:sz w:val="28"/>
              <w:szCs w:val="28"/>
            </w:rPr>
          </w:rPrChange>
        </w:rPr>
        <w:t xml:space="preserve"> and fill out </w:t>
      </w:r>
    </w:p>
    <w:p w14:paraId="63F05D27" w14:textId="77777777" w:rsidR="00105880" w:rsidRPr="009740D8" w:rsidRDefault="00CC3F92">
      <w:pPr>
        <w:ind w:right="-540"/>
        <w:rPr>
          <w:rFonts w:ascii="Times New Roman" w:hAnsi="Times New Roman" w:cs="Times New Roman"/>
          <w:sz w:val="28"/>
          <w:szCs w:val="28"/>
          <w:rPrChange w:id="441" w:author="Microsoft Office User" w:date="2021-11-22T10:28:00Z">
            <w:rPr>
              <w:sz w:val="28"/>
              <w:szCs w:val="28"/>
            </w:rPr>
          </w:rPrChange>
        </w:rPr>
      </w:pPr>
      <w:r w:rsidRPr="009740D8">
        <w:rPr>
          <w:rFonts w:ascii="Times New Roman" w:hAnsi="Times New Roman" w:cs="Times New Roman"/>
          <w:sz w:val="28"/>
          <w:szCs w:val="28"/>
          <w:rPrChange w:id="442" w:author="Microsoft Office User" w:date="2021-11-22T10:28:00Z">
            <w:rPr>
              <w:sz w:val="28"/>
              <w:szCs w:val="28"/>
            </w:rPr>
          </w:rPrChange>
        </w:rPr>
        <w:t>the form as follows:</w:t>
      </w:r>
    </w:p>
    <w:p w14:paraId="2310EDFA" w14:textId="77777777" w:rsidR="00105880" w:rsidRPr="009740D8" w:rsidRDefault="00105880">
      <w:pPr>
        <w:ind w:right="-540"/>
        <w:rPr>
          <w:rFonts w:ascii="Times New Roman" w:hAnsi="Times New Roman" w:cs="Times New Roman"/>
          <w:sz w:val="28"/>
          <w:szCs w:val="28"/>
          <w:rPrChange w:id="443" w:author="Microsoft Office User" w:date="2021-11-22T10:28:00Z">
            <w:rPr>
              <w:sz w:val="28"/>
              <w:szCs w:val="28"/>
            </w:rPr>
          </w:rPrChange>
        </w:rPr>
      </w:pPr>
    </w:p>
    <w:p w14:paraId="5B864BD6" w14:textId="77777777" w:rsidR="00105880" w:rsidRPr="009740D8" w:rsidRDefault="00CC3F92">
      <w:pPr>
        <w:ind w:right="180"/>
        <w:jc w:val="center"/>
        <w:rPr>
          <w:rFonts w:ascii="Times New Roman" w:hAnsi="Times New Roman" w:cs="Times New Roman"/>
          <w:sz w:val="28"/>
          <w:szCs w:val="28"/>
          <w:rPrChange w:id="444" w:author="Microsoft Office User" w:date="2021-11-22T10:28:00Z">
            <w:rPr>
              <w:sz w:val="28"/>
              <w:szCs w:val="28"/>
            </w:rPr>
          </w:rPrChange>
        </w:rPr>
      </w:pPr>
      <w:r w:rsidRPr="009740D8">
        <w:rPr>
          <w:rFonts w:ascii="Times New Roman" w:hAnsi="Times New Roman" w:cs="Times New Roman"/>
          <w:noProof/>
          <w:sz w:val="28"/>
          <w:szCs w:val="28"/>
          <w:lang w:val="en-US"/>
          <w:rPrChange w:id="445" w:author="Microsoft Office User" w:date="2021-11-22T10:28:00Z">
            <w:rPr>
              <w:noProof/>
              <w:sz w:val="28"/>
              <w:szCs w:val="28"/>
              <w:lang w:val="en-US"/>
            </w:rPr>
          </w:rPrChange>
        </w:rPr>
        <w:drawing>
          <wp:inline distT="114300" distB="114300" distL="114300" distR="114300" wp14:anchorId="50D65B1E" wp14:editId="4A726E2E">
            <wp:extent cx="4124325" cy="6152036"/>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124325" cy="6152036"/>
                    </a:xfrm>
                    <a:prstGeom prst="rect">
                      <a:avLst/>
                    </a:prstGeom>
                    <a:ln/>
                  </pic:spPr>
                </pic:pic>
              </a:graphicData>
            </a:graphic>
          </wp:inline>
        </w:drawing>
      </w:r>
    </w:p>
    <w:p w14:paraId="4A183D8A" w14:textId="77777777" w:rsidR="00105880" w:rsidRPr="009740D8" w:rsidRDefault="00105880">
      <w:pPr>
        <w:ind w:right="180"/>
        <w:rPr>
          <w:rFonts w:ascii="Times New Roman" w:hAnsi="Times New Roman" w:cs="Times New Roman"/>
          <w:sz w:val="28"/>
          <w:szCs w:val="28"/>
          <w:rPrChange w:id="446" w:author="Microsoft Office User" w:date="2021-11-22T10:28:00Z">
            <w:rPr>
              <w:sz w:val="28"/>
              <w:szCs w:val="28"/>
            </w:rPr>
          </w:rPrChange>
        </w:rPr>
      </w:pPr>
    </w:p>
    <w:p w14:paraId="1EFDA715" w14:textId="77777777" w:rsidR="00105880" w:rsidRPr="009740D8" w:rsidRDefault="00105880">
      <w:pPr>
        <w:ind w:right="180"/>
        <w:jc w:val="center"/>
        <w:rPr>
          <w:rFonts w:ascii="Times New Roman" w:hAnsi="Times New Roman" w:cs="Times New Roman"/>
          <w:sz w:val="28"/>
          <w:szCs w:val="28"/>
          <w:rPrChange w:id="447" w:author="Microsoft Office User" w:date="2021-11-22T10:28:00Z">
            <w:rPr>
              <w:sz w:val="28"/>
              <w:szCs w:val="28"/>
            </w:rPr>
          </w:rPrChange>
        </w:rPr>
      </w:pPr>
    </w:p>
    <w:p w14:paraId="03FFA334" w14:textId="77777777" w:rsidR="00105880" w:rsidRPr="009740D8" w:rsidRDefault="00CC3F92">
      <w:pPr>
        <w:pStyle w:val="Heading2"/>
        <w:spacing w:before="0" w:after="0"/>
        <w:rPr>
          <w:rFonts w:ascii="Times New Roman" w:hAnsi="Times New Roman" w:cs="Times New Roman"/>
          <w:b/>
          <w:rPrChange w:id="448" w:author="Microsoft Office User" w:date="2021-11-22T10:28:00Z">
            <w:rPr>
              <w:b/>
            </w:rPr>
          </w:rPrChange>
        </w:rPr>
      </w:pPr>
      <w:bookmarkStart w:id="449" w:name="_1y810tw" w:colFirst="0" w:colLast="0"/>
      <w:bookmarkEnd w:id="449"/>
      <w:r w:rsidRPr="009740D8">
        <w:rPr>
          <w:rFonts w:ascii="Times New Roman" w:eastAsia="Calibri" w:hAnsi="Times New Roman" w:cs="Times New Roman"/>
          <w:b/>
          <w:rPrChange w:id="450" w:author="Microsoft Office User" w:date="2021-11-22T10:28:00Z">
            <w:rPr>
              <w:rFonts w:ascii="Calibri" w:eastAsia="Calibri" w:hAnsi="Calibri" w:cs="Calibri"/>
              <w:b/>
            </w:rPr>
          </w:rPrChange>
        </w:rPr>
        <w:lastRenderedPageBreak/>
        <w:t xml:space="preserve">6.2. </w:t>
      </w:r>
      <w:r w:rsidRPr="009740D8">
        <w:rPr>
          <w:rFonts w:ascii="Times New Roman" w:hAnsi="Times New Roman" w:cs="Times New Roman"/>
          <w:b/>
          <w:rPrChange w:id="451" w:author="Microsoft Office User" w:date="2021-11-22T10:28:00Z">
            <w:rPr>
              <w:b/>
            </w:rPr>
          </w:rPrChange>
        </w:rPr>
        <w:t>Company</w:t>
      </w:r>
      <w:r w:rsidRPr="009740D8">
        <w:rPr>
          <w:rFonts w:ascii="Times New Roman" w:hAnsi="Times New Roman" w:cs="Times New Roman"/>
          <w:noProof/>
          <w:lang w:val="en-US"/>
          <w:rPrChange w:id="452" w:author="Microsoft Office User" w:date="2021-11-22T10:28:00Z">
            <w:rPr>
              <w:noProof/>
              <w:lang w:val="en-US"/>
            </w:rPr>
          </w:rPrChange>
        </w:rPr>
        <w:drawing>
          <wp:anchor distT="114300" distB="114300" distL="114300" distR="114300" simplePos="0" relativeHeight="251667456" behindDoc="0" locked="0" layoutInCell="1" hidden="0" allowOverlap="1" wp14:anchorId="22F9C436" wp14:editId="62E91BDD">
            <wp:simplePos x="0" y="0"/>
            <wp:positionH relativeFrom="column">
              <wp:posOffset>3863975</wp:posOffset>
            </wp:positionH>
            <wp:positionV relativeFrom="paragraph">
              <wp:posOffset>139065</wp:posOffset>
            </wp:positionV>
            <wp:extent cx="2557463" cy="78404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557463" cy="784040"/>
                    </a:xfrm>
                    <a:prstGeom prst="rect">
                      <a:avLst/>
                    </a:prstGeom>
                    <a:ln/>
                  </pic:spPr>
                </pic:pic>
              </a:graphicData>
            </a:graphic>
          </wp:anchor>
        </w:drawing>
      </w:r>
    </w:p>
    <w:p w14:paraId="0124BBD0" w14:textId="77777777" w:rsidR="00105880" w:rsidRPr="009740D8" w:rsidRDefault="00105880">
      <w:pPr>
        <w:rPr>
          <w:rFonts w:ascii="Times New Roman" w:hAnsi="Times New Roman" w:cs="Times New Roman"/>
          <w:rPrChange w:id="453" w:author="Microsoft Office User" w:date="2021-11-22T10:28:00Z">
            <w:rPr/>
          </w:rPrChange>
        </w:rPr>
      </w:pPr>
    </w:p>
    <w:p w14:paraId="7945DDB2" w14:textId="77777777" w:rsidR="00105880" w:rsidRPr="009740D8" w:rsidRDefault="00CC3F92">
      <w:pPr>
        <w:ind w:right="-540"/>
        <w:rPr>
          <w:rFonts w:ascii="Times New Roman" w:hAnsi="Times New Roman" w:cs="Times New Roman"/>
          <w:sz w:val="28"/>
          <w:szCs w:val="28"/>
          <w:rPrChange w:id="454" w:author="Microsoft Office User" w:date="2021-11-22T10:28:00Z">
            <w:rPr>
              <w:sz w:val="28"/>
              <w:szCs w:val="28"/>
            </w:rPr>
          </w:rPrChange>
        </w:rPr>
      </w:pPr>
      <w:r w:rsidRPr="009740D8">
        <w:rPr>
          <w:rFonts w:ascii="Times New Roman" w:hAnsi="Times New Roman" w:cs="Times New Roman"/>
          <w:sz w:val="28"/>
          <w:szCs w:val="28"/>
          <w:rPrChange w:id="455" w:author="Microsoft Office User" w:date="2021-11-22T10:28:00Z">
            <w:rPr>
              <w:sz w:val="28"/>
              <w:szCs w:val="28"/>
            </w:rPr>
          </w:rPrChange>
        </w:rPr>
        <w:t>If you are signing up as a company, you should</w:t>
      </w:r>
    </w:p>
    <w:p w14:paraId="0856EC48" w14:textId="77777777" w:rsidR="00105880" w:rsidRPr="009740D8" w:rsidRDefault="00CC3F92">
      <w:pPr>
        <w:ind w:right="-540"/>
        <w:rPr>
          <w:rFonts w:ascii="Times New Roman" w:hAnsi="Times New Roman" w:cs="Times New Roman"/>
          <w:sz w:val="28"/>
          <w:szCs w:val="28"/>
          <w:rPrChange w:id="456" w:author="Microsoft Office User" w:date="2021-11-22T10:28:00Z">
            <w:rPr>
              <w:sz w:val="28"/>
              <w:szCs w:val="28"/>
            </w:rPr>
          </w:rPrChange>
        </w:rPr>
      </w:pPr>
      <w:r w:rsidRPr="009740D8">
        <w:rPr>
          <w:rFonts w:ascii="Times New Roman" w:hAnsi="Times New Roman" w:cs="Times New Roman"/>
          <w:sz w:val="28"/>
          <w:szCs w:val="28"/>
          <w:rPrChange w:id="457" w:author="Microsoft Office User" w:date="2021-11-22T10:28:00Z">
            <w:rPr>
              <w:sz w:val="28"/>
              <w:szCs w:val="28"/>
            </w:rPr>
          </w:rPrChange>
        </w:rPr>
        <w:t xml:space="preserve">select </w:t>
      </w:r>
      <w:r w:rsidRPr="009740D8">
        <w:rPr>
          <w:rFonts w:ascii="Times New Roman" w:hAnsi="Times New Roman" w:cs="Times New Roman"/>
          <w:b/>
          <w:sz w:val="28"/>
          <w:szCs w:val="28"/>
          <w:highlight w:val="yellow"/>
          <w:rPrChange w:id="458" w:author="Microsoft Office User" w:date="2021-11-22T10:28:00Z">
            <w:rPr>
              <w:b/>
              <w:sz w:val="28"/>
              <w:szCs w:val="28"/>
              <w:highlight w:val="yellow"/>
            </w:rPr>
          </w:rPrChange>
        </w:rPr>
        <w:t>Company</w:t>
      </w:r>
      <w:r w:rsidRPr="009740D8">
        <w:rPr>
          <w:rFonts w:ascii="Times New Roman" w:hAnsi="Times New Roman" w:cs="Times New Roman"/>
          <w:sz w:val="28"/>
          <w:szCs w:val="28"/>
          <w:rPrChange w:id="459" w:author="Microsoft Office User" w:date="2021-11-22T10:28:00Z">
            <w:rPr>
              <w:sz w:val="28"/>
              <w:szCs w:val="28"/>
            </w:rPr>
          </w:rPrChange>
        </w:rPr>
        <w:t xml:space="preserve"> and fill out the form as </w:t>
      </w:r>
    </w:p>
    <w:p w14:paraId="09B3337E" w14:textId="77777777" w:rsidR="00105880" w:rsidRPr="009740D8" w:rsidRDefault="00CC3F92">
      <w:pPr>
        <w:ind w:right="-540"/>
        <w:rPr>
          <w:rFonts w:ascii="Times New Roman" w:hAnsi="Times New Roman" w:cs="Times New Roman"/>
          <w:rPrChange w:id="460" w:author="Microsoft Office User" w:date="2021-11-22T10:28:00Z">
            <w:rPr/>
          </w:rPrChange>
        </w:rPr>
      </w:pPr>
      <w:r w:rsidRPr="009740D8">
        <w:rPr>
          <w:rFonts w:ascii="Times New Roman" w:hAnsi="Times New Roman" w:cs="Times New Roman"/>
          <w:sz w:val="28"/>
          <w:szCs w:val="28"/>
          <w:rPrChange w:id="461" w:author="Microsoft Office User" w:date="2021-11-22T10:28:00Z">
            <w:rPr>
              <w:sz w:val="28"/>
              <w:szCs w:val="28"/>
            </w:rPr>
          </w:rPrChange>
        </w:rPr>
        <w:t>follows:</w:t>
      </w:r>
    </w:p>
    <w:p w14:paraId="3ACB1821" w14:textId="77777777" w:rsidR="00105880" w:rsidRPr="009740D8" w:rsidRDefault="00105880">
      <w:pPr>
        <w:rPr>
          <w:rFonts w:ascii="Times New Roman" w:hAnsi="Times New Roman" w:cs="Times New Roman"/>
          <w:rPrChange w:id="462" w:author="Microsoft Office User" w:date="2021-11-22T10:28:00Z">
            <w:rPr/>
          </w:rPrChange>
        </w:rPr>
      </w:pPr>
    </w:p>
    <w:p w14:paraId="1C697C0A" w14:textId="77777777" w:rsidR="00105880" w:rsidRPr="009740D8" w:rsidRDefault="00CC3F92">
      <w:pPr>
        <w:jc w:val="center"/>
        <w:rPr>
          <w:rFonts w:ascii="Times New Roman" w:hAnsi="Times New Roman" w:cs="Times New Roman"/>
          <w:rPrChange w:id="463" w:author="Microsoft Office User" w:date="2021-11-22T10:28:00Z">
            <w:rPr/>
          </w:rPrChange>
        </w:rPr>
      </w:pPr>
      <w:r w:rsidRPr="009740D8">
        <w:rPr>
          <w:rFonts w:ascii="Times New Roman" w:hAnsi="Times New Roman" w:cs="Times New Roman"/>
          <w:noProof/>
          <w:lang w:val="en-US"/>
          <w:rPrChange w:id="464" w:author="Microsoft Office User" w:date="2021-11-22T10:28:00Z">
            <w:rPr>
              <w:noProof/>
              <w:lang w:val="en-US"/>
            </w:rPr>
          </w:rPrChange>
        </w:rPr>
        <w:drawing>
          <wp:inline distT="114300" distB="114300" distL="114300" distR="114300" wp14:anchorId="23DEDBBB" wp14:editId="37A064BC">
            <wp:extent cx="4619625" cy="559267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619625" cy="5592675"/>
                    </a:xfrm>
                    <a:prstGeom prst="rect">
                      <a:avLst/>
                    </a:prstGeom>
                    <a:ln/>
                  </pic:spPr>
                </pic:pic>
              </a:graphicData>
            </a:graphic>
          </wp:inline>
        </w:drawing>
      </w:r>
    </w:p>
    <w:p w14:paraId="15C83B24" w14:textId="77777777" w:rsidR="00105880" w:rsidRDefault="00105880">
      <w:pPr>
        <w:pStyle w:val="Heading1"/>
        <w:spacing w:before="200" w:after="0"/>
        <w:rPr>
          <w:rFonts w:ascii="Times New Roman" w:hAnsi="Times New Roman" w:cs="Times New Roman"/>
          <w:b/>
          <w:sz w:val="32"/>
          <w:szCs w:val="32"/>
        </w:rPr>
      </w:pPr>
      <w:bookmarkStart w:id="465" w:name="_4i7ojhp" w:colFirst="0" w:colLast="0"/>
      <w:bookmarkEnd w:id="465"/>
    </w:p>
    <w:p w14:paraId="104A9B96" w14:textId="77777777" w:rsidR="009740D8" w:rsidRDefault="009740D8" w:rsidP="009740D8"/>
    <w:p w14:paraId="193F8177" w14:textId="77777777" w:rsidR="009740D8" w:rsidRPr="009740D8" w:rsidRDefault="009740D8" w:rsidP="009740D8">
      <w:pPr>
        <w:rPr>
          <w:rPrChange w:id="466" w:author="Microsoft Office User" w:date="2021-11-22T10:28:00Z">
            <w:rPr>
              <w:b/>
              <w:sz w:val="32"/>
              <w:szCs w:val="32"/>
            </w:rPr>
          </w:rPrChange>
        </w:rPr>
      </w:pPr>
    </w:p>
    <w:p w14:paraId="3D918DB3" w14:textId="77777777" w:rsidR="00105880" w:rsidRPr="009740D8" w:rsidRDefault="00CC3F92">
      <w:pPr>
        <w:pStyle w:val="Heading1"/>
        <w:spacing w:before="200" w:after="0"/>
        <w:rPr>
          <w:rFonts w:ascii="Times New Roman" w:hAnsi="Times New Roman" w:cs="Times New Roman"/>
          <w:b/>
          <w:sz w:val="32"/>
          <w:szCs w:val="32"/>
          <w:rPrChange w:id="467" w:author="Microsoft Office User" w:date="2021-11-22T10:28:00Z">
            <w:rPr>
              <w:b/>
              <w:sz w:val="32"/>
              <w:szCs w:val="32"/>
            </w:rPr>
          </w:rPrChange>
        </w:rPr>
      </w:pPr>
      <w:bookmarkStart w:id="468" w:name="_o2c4gcujbaey" w:colFirst="0" w:colLast="0"/>
      <w:bookmarkEnd w:id="468"/>
      <w:r w:rsidRPr="009740D8">
        <w:rPr>
          <w:rFonts w:ascii="Times New Roman" w:hAnsi="Times New Roman" w:cs="Times New Roman"/>
          <w:b/>
          <w:sz w:val="32"/>
          <w:szCs w:val="32"/>
          <w:rPrChange w:id="469" w:author="Microsoft Office User" w:date="2021-11-22T10:28:00Z">
            <w:rPr>
              <w:b/>
              <w:sz w:val="32"/>
              <w:szCs w:val="32"/>
            </w:rPr>
          </w:rPrChange>
        </w:rPr>
        <w:lastRenderedPageBreak/>
        <w:t>7. Login</w:t>
      </w:r>
    </w:p>
    <w:p w14:paraId="13F5D9A8" w14:textId="77777777" w:rsidR="00105880" w:rsidRPr="009740D8" w:rsidRDefault="00105880">
      <w:pPr>
        <w:rPr>
          <w:rFonts w:ascii="Times New Roman" w:hAnsi="Times New Roman" w:cs="Times New Roman"/>
          <w:rPrChange w:id="470" w:author="Microsoft Office User" w:date="2021-11-22T10:28:00Z">
            <w:rPr/>
          </w:rPrChange>
        </w:rPr>
      </w:pPr>
    </w:p>
    <w:p w14:paraId="59ABBC66" w14:textId="77777777" w:rsidR="00105880" w:rsidRPr="009740D8" w:rsidRDefault="00CC3F92">
      <w:pPr>
        <w:spacing w:after="160" w:line="256" w:lineRule="auto"/>
        <w:rPr>
          <w:rFonts w:ascii="Times New Roman" w:hAnsi="Times New Roman" w:cs="Times New Roman"/>
          <w:sz w:val="28"/>
          <w:szCs w:val="28"/>
          <w:rPrChange w:id="471" w:author="Microsoft Office User" w:date="2021-11-22T10:28:00Z">
            <w:rPr>
              <w:sz w:val="28"/>
              <w:szCs w:val="28"/>
            </w:rPr>
          </w:rPrChange>
        </w:rPr>
      </w:pPr>
      <w:r w:rsidRPr="009740D8">
        <w:rPr>
          <w:rFonts w:ascii="Times New Roman" w:eastAsia="Times New Roman" w:hAnsi="Times New Roman" w:cs="Times New Roman"/>
          <w:sz w:val="14"/>
          <w:szCs w:val="14"/>
        </w:rPr>
        <w:t xml:space="preserve">  </w:t>
      </w:r>
      <w:r w:rsidRPr="009740D8">
        <w:rPr>
          <w:rFonts w:ascii="Times New Roman" w:hAnsi="Times New Roman" w:cs="Times New Roman"/>
          <w:sz w:val="28"/>
          <w:szCs w:val="28"/>
          <w:rPrChange w:id="472" w:author="Microsoft Office User" w:date="2021-11-22T10:28:00Z">
            <w:rPr>
              <w:sz w:val="28"/>
              <w:szCs w:val="28"/>
            </w:rPr>
          </w:rPrChange>
        </w:rPr>
        <w:t xml:space="preserve">At the top-right corner of the Home page, you can go to your profile via </w:t>
      </w:r>
      <w:r w:rsidRPr="009740D8">
        <w:rPr>
          <w:rFonts w:ascii="Times New Roman" w:hAnsi="Times New Roman" w:cs="Times New Roman"/>
          <w:b/>
          <w:sz w:val="28"/>
          <w:szCs w:val="28"/>
          <w:highlight w:val="yellow"/>
          <w:rPrChange w:id="473" w:author="Microsoft Office User" w:date="2021-11-22T10:28:00Z">
            <w:rPr>
              <w:b/>
              <w:sz w:val="28"/>
              <w:szCs w:val="28"/>
              <w:highlight w:val="yellow"/>
            </w:rPr>
          </w:rPrChange>
        </w:rPr>
        <w:t>Login</w:t>
      </w:r>
      <w:r w:rsidRPr="009740D8">
        <w:rPr>
          <w:rFonts w:ascii="Times New Roman" w:hAnsi="Times New Roman" w:cs="Times New Roman"/>
          <w:sz w:val="28"/>
          <w:szCs w:val="28"/>
          <w:rPrChange w:id="474" w:author="Microsoft Office User" w:date="2021-11-22T10:28:00Z">
            <w:rPr>
              <w:sz w:val="28"/>
              <w:szCs w:val="28"/>
            </w:rPr>
          </w:rPrChange>
        </w:rPr>
        <w:t xml:space="preserve"> button.</w:t>
      </w:r>
    </w:p>
    <w:p w14:paraId="2C678200" w14:textId="77777777" w:rsidR="00105880" w:rsidRPr="009740D8" w:rsidRDefault="00CC3F92">
      <w:pPr>
        <w:ind w:right="270"/>
        <w:jc w:val="center"/>
        <w:rPr>
          <w:rFonts w:ascii="Times New Roman" w:hAnsi="Times New Roman" w:cs="Times New Roman"/>
          <w:rPrChange w:id="475" w:author="Microsoft Office User" w:date="2021-11-22T10:28:00Z">
            <w:rPr/>
          </w:rPrChange>
        </w:rPr>
      </w:pPr>
      <w:r w:rsidRPr="009740D8">
        <w:rPr>
          <w:rFonts w:ascii="Times New Roman" w:hAnsi="Times New Roman" w:cs="Times New Roman"/>
          <w:noProof/>
          <w:lang w:val="en-US"/>
          <w:rPrChange w:id="476" w:author="Microsoft Office User" w:date="2021-11-22T10:28:00Z">
            <w:rPr>
              <w:noProof/>
              <w:lang w:val="en-US"/>
            </w:rPr>
          </w:rPrChange>
        </w:rPr>
        <w:drawing>
          <wp:inline distT="114300" distB="114300" distL="114300" distR="114300" wp14:anchorId="1F4544EF" wp14:editId="3F7246FC">
            <wp:extent cx="5943600" cy="444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444500"/>
                    </a:xfrm>
                    <a:prstGeom prst="rect">
                      <a:avLst/>
                    </a:prstGeom>
                    <a:ln/>
                  </pic:spPr>
                </pic:pic>
              </a:graphicData>
            </a:graphic>
          </wp:inline>
        </w:drawing>
      </w:r>
    </w:p>
    <w:p w14:paraId="19F317E3" w14:textId="77777777" w:rsidR="00105880" w:rsidRPr="009740D8" w:rsidRDefault="00105880">
      <w:pPr>
        <w:ind w:right="-540"/>
        <w:rPr>
          <w:rFonts w:ascii="Times New Roman" w:hAnsi="Times New Roman" w:cs="Times New Roman"/>
          <w:sz w:val="28"/>
          <w:szCs w:val="28"/>
          <w:rPrChange w:id="477" w:author="Microsoft Office User" w:date="2021-11-22T10:28:00Z">
            <w:rPr>
              <w:sz w:val="28"/>
              <w:szCs w:val="28"/>
            </w:rPr>
          </w:rPrChange>
        </w:rPr>
      </w:pPr>
    </w:p>
    <w:p w14:paraId="1DE829CC" w14:textId="77777777" w:rsidR="00105880" w:rsidRPr="009740D8" w:rsidRDefault="00CC3F92">
      <w:pPr>
        <w:ind w:right="-540"/>
        <w:jc w:val="both"/>
        <w:rPr>
          <w:rFonts w:ascii="Times New Roman" w:hAnsi="Times New Roman" w:cs="Times New Roman"/>
          <w:sz w:val="28"/>
          <w:szCs w:val="28"/>
          <w:rPrChange w:id="478" w:author="Microsoft Office User" w:date="2021-11-22T10:28:00Z">
            <w:rPr>
              <w:sz w:val="28"/>
              <w:szCs w:val="28"/>
            </w:rPr>
          </w:rPrChange>
        </w:rPr>
      </w:pPr>
      <w:r w:rsidRPr="009740D8">
        <w:rPr>
          <w:rFonts w:ascii="Times New Roman" w:hAnsi="Times New Roman" w:cs="Times New Roman"/>
          <w:sz w:val="28"/>
          <w:szCs w:val="28"/>
          <w:rPrChange w:id="479" w:author="Microsoft Office User" w:date="2021-11-22T10:28:00Z">
            <w:rPr>
              <w:sz w:val="28"/>
              <w:szCs w:val="28"/>
            </w:rPr>
          </w:rPrChange>
        </w:rPr>
        <w:t>Insert your username (your Email you used to register) and password (If you are you entering for the first time, the company will email you a temporary password after registering and you should change it when entering) the as follows.</w:t>
      </w:r>
    </w:p>
    <w:p w14:paraId="6E9831C7" w14:textId="77777777" w:rsidR="00105880" w:rsidRDefault="00CC3F92">
      <w:pPr>
        <w:ind w:left="-540" w:right="-540"/>
        <w:jc w:val="center"/>
        <w:rPr>
          <w:rFonts w:ascii="Times New Roman" w:hAnsi="Times New Roman" w:cs="Times New Roman"/>
          <w:sz w:val="28"/>
          <w:szCs w:val="28"/>
        </w:rPr>
      </w:pPr>
      <w:r w:rsidRPr="009740D8">
        <w:rPr>
          <w:rFonts w:ascii="Times New Roman" w:hAnsi="Times New Roman" w:cs="Times New Roman"/>
          <w:noProof/>
          <w:sz w:val="28"/>
          <w:szCs w:val="28"/>
          <w:lang w:val="en-US"/>
          <w:rPrChange w:id="480" w:author="Microsoft Office User" w:date="2021-11-22T10:28:00Z">
            <w:rPr>
              <w:noProof/>
              <w:sz w:val="28"/>
              <w:szCs w:val="28"/>
              <w:lang w:val="en-US"/>
            </w:rPr>
          </w:rPrChange>
        </w:rPr>
        <w:drawing>
          <wp:inline distT="114300" distB="114300" distL="114300" distR="114300" wp14:anchorId="1E1A1A4D" wp14:editId="6A6FACE6">
            <wp:extent cx="2764660" cy="276466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764660" cy="2764660"/>
                    </a:xfrm>
                    <a:prstGeom prst="rect">
                      <a:avLst/>
                    </a:prstGeom>
                    <a:ln/>
                  </pic:spPr>
                </pic:pic>
              </a:graphicData>
            </a:graphic>
          </wp:inline>
        </w:drawing>
      </w:r>
    </w:p>
    <w:p w14:paraId="62959BDF" w14:textId="77777777" w:rsidR="009740D8" w:rsidRPr="009740D8" w:rsidRDefault="009740D8">
      <w:pPr>
        <w:ind w:left="-540" w:right="-540"/>
        <w:jc w:val="center"/>
        <w:rPr>
          <w:rFonts w:ascii="Times New Roman" w:hAnsi="Times New Roman" w:cs="Times New Roman"/>
          <w:sz w:val="28"/>
          <w:szCs w:val="28"/>
          <w:rPrChange w:id="481" w:author="Microsoft Office User" w:date="2021-11-22T10:28:00Z">
            <w:rPr>
              <w:sz w:val="28"/>
              <w:szCs w:val="28"/>
            </w:rPr>
          </w:rPrChange>
        </w:rPr>
      </w:pPr>
    </w:p>
    <w:p w14:paraId="5FBA81BF" w14:textId="77777777" w:rsidR="00105880" w:rsidRPr="009740D8" w:rsidRDefault="00105880">
      <w:pPr>
        <w:rPr>
          <w:rFonts w:ascii="Times New Roman" w:hAnsi="Times New Roman" w:cs="Times New Roman"/>
          <w:rPrChange w:id="482" w:author="Microsoft Office User" w:date="2021-11-22T10:28:00Z">
            <w:rPr/>
          </w:rPrChange>
        </w:rPr>
      </w:pPr>
    </w:p>
    <w:p w14:paraId="1110704E" w14:textId="77777777" w:rsidR="00105880" w:rsidRPr="009740D8" w:rsidRDefault="00105880">
      <w:pPr>
        <w:rPr>
          <w:rFonts w:ascii="Times New Roman" w:hAnsi="Times New Roman" w:cs="Times New Roman"/>
          <w:rPrChange w:id="483" w:author="Microsoft Office User" w:date="2021-11-22T10:28:00Z">
            <w:rPr/>
          </w:rPrChange>
        </w:rPr>
      </w:pPr>
    </w:p>
    <w:p w14:paraId="3EB113BD" w14:textId="77777777" w:rsidR="00CC3F92" w:rsidRPr="009740D8" w:rsidRDefault="00CC3F92">
      <w:pPr>
        <w:pStyle w:val="Heading2"/>
        <w:spacing w:before="0" w:after="0"/>
        <w:rPr>
          <w:rFonts w:ascii="Times New Roman" w:hAnsi="Times New Roman" w:cs="Times New Roman"/>
          <w:b/>
          <w:rPrChange w:id="484" w:author="Microsoft Office User" w:date="2021-11-22T10:28:00Z">
            <w:rPr>
              <w:b/>
            </w:rPr>
          </w:rPrChange>
        </w:rPr>
      </w:pPr>
      <w:bookmarkStart w:id="485" w:name="_2xcytpi" w:colFirst="0" w:colLast="0"/>
      <w:bookmarkEnd w:id="485"/>
      <w:r w:rsidRPr="009740D8">
        <w:rPr>
          <w:rFonts w:ascii="Times New Roman" w:hAnsi="Times New Roman" w:cs="Times New Roman"/>
          <w:b/>
          <w:rPrChange w:id="486" w:author="Microsoft Office User" w:date="2021-11-22T10:28:00Z">
            <w:rPr>
              <w:b/>
            </w:rPr>
          </w:rPrChange>
        </w:rPr>
        <w:t>7.1. Forgot Password</w:t>
      </w:r>
    </w:p>
    <w:p w14:paraId="2A4F045E" w14:textId="77777777" w:rsidR="00105880" w:rsidRPr="009740D8" w:rsidRDefault="00CC3F92">
      <w:pPr>
        <w:pStyle w:val="Heading2"/>
        <w:spacing w:before="0" w:after="0"/>
        <w:rPr>
          <w:rFonts w:ascii="Times New Roman" w:hAnsi="Times New Roman" w:cs="Times New Roman"/>
          <w:b/>
          <w:rPrChange w:id="487" w:author="Microsoft Office User" w:date="2021-11-22T10:28:00Z">
            <w:rPr>
              <w:b/>
            </w:rPr>
          </w:rPrChange>
        </w:rPr>
      </w:pPr>
      <w:r w:rsidRPr="009740D8">
        <w:rPr>
          <w:rFonts w:ascii="Times New Roman" w:hAnsi="Times New Roman" w:cs="Times New Roman"/>
          <w:noProof/>
          <w:lang w:val="en-US"/>
          <w:rPrChange w:id="488" w:author="Microsoft Office User" w:date="2021-11-22T10:28:00Z">
            <w:rPr>
              <w:noProof/>
              <w:lang w:val="en-US"/>
            </w:rPr>
          </w:rPrChange>
        </w:rPr>
        <w:drawing>
          <wp:anchor distT="114300" distB="114300" distL="114300" distR="114300" simplePos="0" relativeHeight="251668480" behindDoc="0" locked="0" layoutInCell="1" hidden="0" allowOverlap="1" wp14:anchorId="5948E4D8" wp14:editId="2D44A5A2">
            <wp:simplePos x="0" y="0"/>
            <wp:positionH relativeFrom="column">
              <wp:posOffset>2678970</wp:posOffset>
            </wp:positionH>
            <wp:positionV relativeFrom="paragraph">
              <wp:posOffset>116840</wp:posOffset>
            </wp:positionV>
            <wp:extent cx="1824038" cy="400050"/>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1824038" cy="400050"/>
                    </a:xfrm>
                    <a:prstGeom prst="rect">
                      <a:avLst/>
                    </a:prstGeom>
                    <a:ln/>
                  </pic:spPr>
                </pic:pic>
              </a:graphicData>
            </a:graphic>
          </wp:anchor>
        </w:drawing>
      </w:r>
    </w:p>
    <w:p w14:paraId="3467414C" w14:textId="2997C8EC" w:rsidR="00105880" w:rsidRPr="009740D8" w:rsidRDefault="00CC3F92">
      <w:pPr>
        <w:rPr>
          <w:rFonts w:ascii="Times New Roman" w:hAnsi="Times New Roman" w:cs="Times New Roman"/>
          <w:sz w:val="28"/>
          <w:szCs w:val="28"/>
          <w:rPrChange w:id="489" w:author="Microsoft Office User" w:date="2021-11-22T10:28:00Z">
            <w:rPr>
              <w:sz w:val="28"/>
              <w:szCs w:val="28"/>
            </w:rPr>
          </w:rPrChange>
        </w:rPr>
      </w:pPr>
      <w:r w:rsidRPr="009740D8">
        <w:rPr>
          <w:rFonts w:ascii="Times New Roman" w:hAnsi="Times New Roman" w:cs="Times New Roman"/>
          <w:sz w:val="28"/>
          <w:szCs w:val="28"/>
          <w:rPrChange w:id="490" w:author="Microsoft Office User" w:date="2021-11-22T10:28:00Z">
            <w:rPr>
              <w:sz w:val="28"/>
              <w:szCs w:val="28"/>
            </w:rPr>
          </w:rPrChange>
        </w:rPr>
        <w:t xml:space="preserve">If you </w:t>
      </w:r>
      <w:r w:rsidR="009740D8">
        <w:rPr>
          <w:rFonts w:ascii="Times New Roman" w:hAnsi="Times New Roman" w:cs="Times New Roman"/>
          <w:sz w:val="28"/>
          <w:szCs w:val="28"/>
        </w:rPr>
        <w:t xml:space="preserve">forgot your password, click on     </w:t>
      </w:r>
      <w:r w:rsidR="009740D8">
        <w:rPr>
          <w:rFonts w:ascii="Times New Roman" w:hAnsi="Times New Roman" w:cs="Times New Roman"/>
          <w:sz w:val="28"/>
          <w:szCs w:val="28"/>
        </w:rPr>
        <w:tab/>
      </w:r>
      <w:r w:rsidR="009740D8">
        <w:rPr>
          <w:rFonts w:ascii="Times New Roman" w:hAnsi="Times New Roman" w:cs="Times New Roman"/>
          <w:sz w:val="28"/>
          <w:szCs w:val="28"/>
        </w:rPr>
        <w:tab/>
      </w:r>
      <w:r w:rsidR="009740D8">
        <w:rPr>
          <w:rFonts w:ascii="Times New Roman" w:hAnsi="Times New Roman" w:cs="Times New Roman"/>
          <w:sz w:val="28"/>
          <w:szCs w:val="28"/>
        </w:rPr>
        <w:tab/>
        <w:t xml:space="preserve">        </w:t>
      </w:r>
      <w:r w:rsidRPr="009740D8">
        <w:rPr>
          <w:rFonts w:ascii="Times New Roman" w:hAnsi="Times New Roman" w:cs="Times New Roman"/>
          <w:sz w:val="28"/>
          <w:szCs w:val="28"/>
          <w:rPrChange w:id="491" w:author="Microsoft Office User" w:date="2021-11-22T10:28:00Z">
            <w:rPr>
              <w:sz w:val="28"/>
              <w:szCs w:val="28"/>
            </w:rPr>
          </w:rPrChange>
        </w:rPr>
        <w:t xml:space="preserve"> insert your Email address you used for registration as follows:</w:t>
      </w:r>
    </w:p>
    <w:p w14:paraId="7840CE75" w14:textId="77777777" w:rsidR="00105880" w:rsidRPr="009740D8" w:rsidRDefault="00CC3F92">
      <w:pPr>
        <w:ind w:hanging="270"/>
        <w:jc w:val="center"/>
        <w:rPr>
          <w:rFonts w:ascii="Times New Roman" w:hAnsi="Times New Roman" w:cs="Times New Roman"/>
          <w:sz w:val="28"/>
          <w:szCs w:val="28"/>
          <w:rPrChange w:id="492" w:author="Microsoft Office User" w:date="2021-11-22T10:28:00Z">
            <w:rPr>
              <w:sz w:val="28"/>
              <w:szCs w:val="28"/>
            </w:rPr>
          </w:rPrChange>
        </w:rPr>
      </w:pPr>
      <w:r w:rsidRPr="009740D8">
        <w:rPr>
          <w:rFonts w:ascii="Times New Roman" w:hAnsi="Times New Roman" w:cs="Times New Roman"/>
          <w:noProof/>
          <w:sz w:val="28"/>
          <w:szCs w:val="28"/>
          <w:lang w:val="en-US"/>
          <w:rPrChange w:id="493" w:author="Microsoft Office User" w:date="2021-11-22T10:28:00Z">
            <w:rPr>
              <w:noProof/>
              <w:sz w:val="28"/>
              <w:szCs w:val="28"/>
              <w:lang w:val="en-US"/>
            </w:rPr>
          </w:rPrChange>
        </w:rPr>
        <w:lastRenderedPageBreak/>
        <w:drawing>
          <wp:inline distT="114300" distB="114300" distL="114300" distR="114300" wp14:anchorId="3B13D9F4" wp14:editId="039D360B">
            <wp:extent cx="2428875" cy="2039578"/>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2428875" cy="2039578"/>
                    </a:xfrm>
                    <a:prstGeom prst="rect">
                      <a:avLst/>
                    </a:prstGeom>
                    <a:ln/>
                  </pic:spPr>
                </pic:pic>
              </a:graphicData>
            </a:graphic>
          </wp:inline>
        </w:drawing>
      </w:r>
    </w:p>
    <w:p w14:paraId="693D5424" w14:textId="77777777" w:rsidR="00105880" w:rsidRPr="009740D8" w:rsidRDefault="00105880">
      <w:pPr>
        <w:rPr>
          <w:rFonts w:ascii="Times New Roman" w:hAnsi="Times New Roman" w:cs="Times New Roman"/>
          <w:sz w:val="28"/>
          <w:szCs w:val="28"/>
          <w:rPrChange w:id="494" w:author="Microsoft Office User" w:date="2021-11-22T10:28:00Z">
            <w:rPr>
              <w:sz w:val="28"/>
              <w:szCs w:val="28"/>
            </w:rPr>
          </w:rPrChange>
        </w:rPr>
      </w:pPr>
    </w:p>
    <w:p w14:paraId="70D1C9CF" w14:textId="030A2E3C" w:rsidR="00105880" w:rsidRPr="009740D8" w:rsidRDefault="009740D8">
      <w:pPr>
        <w:rPr>
          <w:rFonts w:ascii="Times New Roman" w:hAnsi="Times New Roman" w:cs="Times New Roman"/>
          <w:sz w:val="28"/>
          <w:szCs w:val="28"/>
          <w:rPrChange w:id="495" w:author="Microsoft Office User" w:date="2021-11-22T10:28:00Z">
            <w:rPr>
              <w:sz w:val="28"/>
              <w:szCs w:val="28"/>
            </w:rPr>
          </w:rPrChange>
        </w:rPr>
      </w:pPr>
      <w:r w:rsidRPr="009740D8">
        <w:rPr>
          <w:rFonts w:ascii="Times New Roman" w:hAnsi="Times New Roman" w:cs="Times New Roman"/>
          <w:noProof/>
          <w:lang w:val="en-US"/>
          <w:rPrChange w:id="496" w:author="Microsoft Office User" w:date="2021-11-22T10:28:00Z">
            <w:rPr>
              <w:noProof/>
              <w:lang w:val="en-US"/>
            </w:rPr>
          </w:rPrChange>
        </w:rPr>
        <w:drawing>
          <wp:anchor distT="114300" distB="114300" distL="114300" distR="114300" simplePos="0" relativeHeight="251669504" behindDoc="0" locked="0" layoutInCell="1" hidden="0" allowOverlap="1" wp14:anchorId="38A91774" wp14:editId="2677DE39">
            <wp:simplePos x="0" y="0"/>
            <wp:positionH relativeFrom="column">
              <wp:posOffset>2595286</wp:posOffset>
            </wp:positionH>
            <wp:positionV relativeFrom="paragraph">
              <wp:posOffset>554990</wp:posOffset>
            </wp:positionV>
            <wp:extent cx="1231900" cy="291465"/>
            <wp:effectExtent l="0" t="0" r="1270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l="2500" r="2999" b="7466"/>
                    <a:stretch>
                      <a:fillRect/>
                    </a:stretch>
                  </pic:blipFill>
                  <pic:spPr>
                    <a:xfrm>
                      <a:off x="0" y="0"/>
                      <a:ext cx="1231900" cy="291465"/>
                    </a:xfrm>
                    <a:prstGeom prst="rect">
                      <a:avLst/>
                    </a:prstGeom>
                    <a:ln/>
                  </pic:spPr>
                </pic:pic>
              </a:graphicData>
            </a:graphic>
          </wp:anchor>
        </w:drawing>
      </w:r>
      <w:r w:rsidR="00CC3F92" w:rsidRPr="009740D8">
        <w:rPr>
          <w:rFonts w:ascii="Times New Roman" w:hAnsi="Times New Roman" w:cs="Times New Roman"/>
          <w:sz w:val="28"/>
          <w:szCs w:val="28"/>
          <w:rPrChange w:id="497" w:author="Microsoft Office User" w:date="2021-11-22T10:28:00Z">
            <w:rPr>
              <w:sz w:val="28"/>
              <w:szCs w:val="28"/>
            </w:rPr>
          </w:rPrChange>
        </w:rPr>
        <w:t>After you click on</w:t>
      </w:r>
      <w:r w:rsidR="00CC3F92" w:rsidRPr="009740D8">
        <w:rPr>
          <w:rFonts w:ascii="Times New Roman" w:hAnsi="Times New Roman" w:cs="Times New Roman"/>
          <w:sz w:val="28"/>
          <w:szCs w:val="28"/>
          <w:rPrChange w:id="498" w:author="Microsoft Office User" w:date="2021-11-22T10:28:00Z">
            <w:rPr>
              <w:sz w:val="28"/>
              <w:szCs w:val="28"/>
            </w:rPr>
          </w:rPrChange>
        </w:rPr>
        <w:tab/>
      </w:r>
      <w:r w:rsidR="00CC3F92" w:rsidRPr="009740D8">
        <w:rPr>
          <w:rFonts w:ascii="Times New Roman" w:hAnsi="Times New Roman" w:cs="Times New Roman"/>
          <w:noProof/>
          <w:sz w:val="28"/>
          <w:szCs w:val="28"/>
          <w:lang w:val="en-US"/>
          <w:rPrChange w:id="499" w:author="Microsoft Office User" w:date="2021-11-22T10:28:00Z">
            <w:rPr>
              <w:noProof/>
              <w:sz w:val="28"/>
              <w:szCs w:val="28"/>
              <w:lang w:val="en-US"/>
            </w:rPr>
          </w:rPrChange>
        </w:rPr>
        <w:drawing>
          <wp:inline distT="114300" distB="114300" distL="114300" distR="114300" wp14:anchorId="412EF3A7" wp14:editId="4146153A">
            <wp:extent cx="1500188" cy="35242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1500188" cy="352425"/>
                    </a:xfrm>
                    <a:prstGeom prst="rect">
                      <a:avLst/>
                    </a:prstGeom>
                    <a:ln/>
                  </pic:spPr>
                </pic:pic>
              </a:graphicData>
            </a:graphic>
          </wp:inline>
        </w:drawing>
      </w:r>
      <w:r w:rsidR="00CC3F92" w:rsidRPr="009740D8">
        <w:rPr>
          <w:rFonts w:ascii="Times New Roman" w:hAnsi="Times New Roman" w:cs="Times New Roman"/>
          <w:sz w:val="28"/>
          <w:szCs w:val="28"/>
          <w:rPrChange w:id="500" w:author="Microsoft Office User" w:date="2021-11-22T10:28:00Z">
            <w:rPr>
              <w:sz w:val="28"/>
              <w:szCs w:val="28"/>
            </w:rPr>
          </w:rPrChange>
        </w:rPr>
        <w:t xml:space="preserve"> , an email should be sent with instructions to reset your password. </w:t>
      </w:r>
    </w:p>
    <w:p w14:paraId="3B37F725" w14:textId="5F950AB2" w:rsidR="00105880" w:rsidRDefault="00CC3F92">
      <w:pPr>
        <w:jc w:val="both"/>
        <w:rPr>
          <w:rFonts w:ascii="Times New Roman" w:hAnsi="Times New Roman" w:cs="Times New Roman"/>
          <w:sz w:val="28"/>
          <w:szCs w:val="28"/>
        </w:rPr>
      </w:pPr>
      <w:r w:rsidRPr="009740D8">
        <w:rPr>
          <w:rFonts w:ascii="Times New Roman" w:hAnsi="Times New Roman" w:cs="Times New Roman"/>
          <w:sz w:val="28"/>
          <w:szCs w:val="28"/>
          <w:rPrChange w:id="501" w:author="Microsoft Office User" w:date="2021-11-22T10:28:00Z">
            <w:rPr>
              <w:sz w:val="28"/>
              <w:szCs w:val="28"/>
            </w:rPr>
          </w:rPrChange>
        </w:rPr>
        <w:t xml:space="preserve">Just go to the following page, select </w:t>
      </w:r>
      <w:r w:rsidRPr="009740D8">
        <w:rPr>
          <w:rFonts w:ascii="Times New Roman" w:hAnsi="Times New Roman" w:cs="Times New Roman"/>
          <w:sz w:val="28"/>
          <w:szCs w:val="28"/>
          <w:rPrChange w:id="502" w:author="Microsoft Office User" w:date="2021-11-22T10:28:00Z">
            <w:rPr>
              <w:sz w:val="28"/>
              <w:szCs w:val="28"/>
            </w:rPr>
          </w:rPrChange>
        </w:rPr>
        <w:tab/>
      </w:r>
      <w:r w:rsidRPr="009740D8">
        <w:rPr>
          <w:rFonts w:ascii="Times New Roman" w:hAnsi="Times New Roman" w:cs="Times New Roman"/>
          <w:sz w:val="28"/>
          <w:szCs w:val="28"/>
          <w:rPrChange w:id="503" w:author="Microsoft Office User" w:date="2021-11-22T10:28:00Z">
            <w:rPr>
              <w:sz w:val="28"/>
              <w:szCs w:val="28"/>
            </w:rPr>
          </w:rPrChange>
        </w:rPr>
        <w:tab/>
      </w:r>
      <w:r w:rsidRPr="009740D8">
        <w:rPr>
          <w:rFonts w:ascii="Times New Roman" w:hAnsi="Times New Roman" w:cs="Times New Roman"/>
          <w:sz w:val="28"/>
          <w:szCs w:val="28"/>
          <w:rPrChange w:id="504" w:author="Microsoft Office User" w:date="2021-11-22T10:28:00Z">
            <w:rPr>
              <w:sz w:val="28"/>
              <w:szCs w:val="28"/>
            </w:rPr>
          </w:rPrChange>
        </w:rPr>
        <w:tab/>
        <w:t xml:space="preserve">   </w:t>
      </w:r>
      <w:r w:rsidR="009740D8">
        <w:rPr>
          <w:rFonts w:ascii="Times New Roman" w:hAnsi="Times New Roman" w:cs="Times New Roman"/>
          <w:sz w:val="28"/>
          <w:szCs w:val="28"/>
        </w:rPr>
        <w:t xml:space="preserve">  </w:t>
      </w:r>
      <w:r w:rsidRPr="009740D8">
        <w:rPr>
          <w:rFonts w:ascii="Times New Roman" w:hAnsi="Times New Roman" w:cs="Times New Roman"/>
          <w:sz w:val="28"/>
          <w:szCs w:val="28"/>
          <w:rPrChange w:id="505" w:author="Microsoft Office User" w:date="2021-11-22T10:28:00Z">
            <w:rPr>
              <w:sz w:val="28"/>
              <w:szCs w:val="28"/>
            </w:rPr>
          </w:rPrChange>
        </w:rPr>
        <w:t>and choose a new password with requested requirements as follows.</w:t>
      </w:r>
    </w:p>
    <w:p w14:paraId="08B10318" w14:textId="77777777" w:rsidR="009740D8" w:rsidRPr="009740D8" w:rsidRDefault="009740D8">
      <w:pPr>
        <w:jc w:val="both"/>
        <w:rPr>
          <w:rFonts w:ascii="Times New Roman" w:hAnsi="Times New Roman" w:cs="Times New Roman"/>
          <w:sz w:val="28"/>
          <w:szCs w:val="28"/>
          <w:rPrChange w:id="506" w:author="Microsoft Office User" w:date="2021-11-22T10:28:00Z">
            <w:rPr>
              <w:sz w:val="28"/>
              <w:szCs w:val="28"/>
            </w:rPr>
          </w:rPrChange>
        </w:rPr>
      </w:pPr>
    </w:p>
    <w:p w14:paraId="6D112479" w14:textId="77777777" w:rsidR="00105880" w:rsidRPr="009740D8" w:rsidRDefault="00CC3F92">
      <w:pPr>
        <w:jc w:val="center"/>
        <w:rPr>
          <w:rFonts w:ascii="Times New Roman" w:hAnsi="Times New Roman" w:cs="Times New Roman"/>
          <w:sz w:val="28"/>
          <w:szCs w:val="28"/>
          <w:rPrChange w:id="507" w:author="Microsoft Office User" w:date="2021-11-22T10:28:00Z">
            <w:rPr>
              <w:sz w:val="28"/>
              <w:szCs w:val="28"/>
            </w:rPr>
          </w:rPrChange>
        </w:rPr>
      </w:pPr>
      <w:r w:rsidRPr="009740D8">
        <w:rPr>
          <w:rFonts w:ascii="Times New Roman" w:hAnsi="Times New Roman" w:cs="Times New Roman"/>
          <w:noProof/>
          <w:sz w:val="28"/>
          <w:szCs w:val="28"/>
          <w:lang w:val="en-US"/>
          <w:rPrChange w:id="508" w:author="Microsoft Office User" w:date="2021-11-22T10:28:00Z">
            <w:rPr>
              <w:noProof/>
              <w:sz w:val="28"/>
              <w:szCs w:val="28"/>
              <w:lang w:val="en-US"/>
            </w:rPr>
          </w:rPrChange>
        </w:rPr>
        <w:drawing>
          <wp:inline distT="114300" distB="114300" distL="114300" distR="114300" wp14:anchorId="6ED31FA9" wp14:editId="347297CC">
            <wp:extent cx="2601759" cy="272891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2601759" cy="2728913"/>
                    </a:xfrm>
                    <a:prstGeom prst="rect">
                      <a:avLst/>
                    </a:prstGeom>
                    <a:ln/>
                  </pic:spPr>
                </pic:pic>
              </a:graphicData>
            </a:graphic>
          </wp:inline>
        </w:drawing>
      </w:r>
      <w:r w:rsidRPr="009740D8">
        <w:rPr>
          <w:rFonts w:ascii="Times New Roman" w:hAnsi="Times New Roman" w:cs="Times New Roman"/>
          <w:noProof/>
          <w:lang w:val="en-US"/>
          <w:rPrChange w:id="509" w:author="Microsoft Office User" w:date="2021-11-22T10:28:00Z">
            <w:rPr>
              <w:noProof/>
              <w:lang w:val="en-US"/>
            </w:rPr>
          </w:rPrChange>
        </w:rPr>
        <w:drawing>
          <wp:anchor distT="114300" distB="114300" distL="114300" distR="114300" simplePos="0" relativeHeight="251670528" behindDoc="0" locked="0" layoutInCell="1" hidden="0" allowOverlap="1" wp14:anchorId="2B363B43" wp14:editId="5A8C3E1F">
            <wp:simplePos x="0" y="0"/>
            <wp:positionH relativeFrom="column">
              <wp:posOffset>3581400</wp:posOffset>
            </wp:positionH>
            <wp:positionV relativeFrom="paragraph">
              <wp:posOffset>2905125</wp:posOffset>
            </wp:positionV>
            <wp:extent cx="2667000" cy="1304925"/>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t="7431"/>
                    <a:stretch>
                      <a:fillRect/>
                    </a:stretch>
                  </pic:blipFill>
                  <pic:spPr>
                    <a:xfrm>
                      <a:off x="0" y="0"/>
                      <a:ext cx="2667000" cy="1304925"/>
                    </a:xfrm>
                    <a:prstGeom prst="rect">
                      <a:avLst/>
                    </a:prstGeom>
                    <a:ln/>
                  </pic:spPr>
                </pic:pic>
              </a:graphicData>
            </a:graphic>
          </wp:anchor>
        </w:drawing>
      </w:r>
    </w:p>
    <w:p w14:paraId="45B13496" w14:textId="77777777" w:rsidR="00105880" w:rsidRPr="009740D8" w:rsidRDefault="00105880">
      <w:pPr>
        <w:jc w:val="center"/>
        <w:rPr>
          <w:rFonts w:ascii="Times New Roman" w:hAnsi="Times New Roman" w:cs="Times New Roman"/>
          <w:sz w:val="28"/>
          <w:szCs w:val="28"/>
          <w:rPrChange w:id="510" w:author="Microsoft Office User" w:date="2021-11-22T10:28:00Z">
            <w:rPr>
              <w:sz w:val="28"/>
              <w:szCs w:val="28"/>
            </w:rPr>
          </w:rPrChange>
        </w:rPr>
      </w:pPr>
    </w:p>
    <w:p w14:paraId="3A3B376F" w14:textId="77777777" w:rsidR="00105880" w:rsidRPr="009740D8" w:rsidRDefault="00105880">
      <w:pPr>
        <w:rPr>
          <w:rFonts w:ascii="Times New Roman" w:hAnsi="Times New Roman" w:cs="Times New Roman"/>
          <w:sz w:val="28"/>
          <w:szCs w:val="28"/>
          <w:rPrChange w:id="511" w:author="Microsoft Office User" w:date="2021-11-22T10:28:00Z">
            <w:rPr>
              <w:sz w:val="28"/>
              <w:szCs w:val="28"/>
            </w:rPr>
          </w:rPrChange>
        </w:rPr>
      </w:pPr>
    </w:p>
    <w:p w14:paraId="0CCA681B" w14:textId="77777777" w:rsidR="00105880" w:rsidRPr="009740D8" w:rsidRDefault="00CC3F92">
      <w:pPr>
        <w:rPr>
          <w:rFonts w:ascii="Times New Roman" w:hAnsi="Times New Roman" w:cs="Times New Roman"/>
          <w:sz w:val="28"/>
          <w:szCs w:val="28"/>
          <w:rPrChange w:id="512" w:author="Microsoft Office User" w:date="2021-11-22T10:28:00Z">
            <w:rPr>
              <w:sz w:val="28"/>
              <w:szCs w:val="28"/>
            </w:rPr>
          </w:rPrChange>
        </w:rPr>
      </w:pPr>
      <w:r w:rsidRPr="009740D8">
        <w:rPr>
          <w:rFonts w:ascii="Times New Roman" w:hAnsi="Times New Roman" w:cs="Times New Roman"/>
          <w:sz w:val="28"/>
          <w:szCs w:val="28"/>
          <w:rPrChange w:id="513" w:author="Microsoft Office User" w:date="2021-11-22T10:28:00Z">
            <w:rPr>
              <w:sz w:val="28"/>
              <w:szCs w:val="28"/>
            </w:rPr>
          </w:rPrChange>
        </w:rPr>
        <w:t>After clicking on Reset Password, your new</w:t>
      </w:r>
    </w:p>
    <w:p w14:paraId="4C0891EC" w14:textId="77777777" w:rsidR="00105880" w:rsidRPr="009740D8" w:rsidRDefault="00CC3F92">
      <w:pPr>
        <w:rPr>
          <w:rFonts w:ascii="Times New Roman" w:hAnsi="Times New Roman" w:cs="Times New Roman"/>
          <w:sz w:val="28"/>
          <w:szCs w:val="28"/>
          <w:rPrChange w:id="514" w:author="Microsoft Office User" w:date="2021-11-22T10:28:00Z">
            <w:rPr>
              <w:sz w:val="28"/>
              <w:szCs w:val="28"/>
            </w:rPr>
          </w:rPrChange>
        </w:rPr>
      </w:pPr>
      <w:r w:rsidRPr="009740D8">
        <w:rPr>
          <w:rFonts w:ascii="Times New Roman" w:hAnsi="Times New Roman" w:cs="Times New Roman"/>
          <w:sz w:val="28"/>
          <w:szCs w:val="28"/>
          <w:rPrChange w:id="515" w:author="Microsoft Office User" w:date="2021-11-22T10:28:00Z">
            <w:rPr>
              <w:sz w:val="28"/>
              <w:szCs w:val="28"/>
            </w:rPr>
          </w:rPrChange>
        </w:rPr>
        <w:t>password will set and you can sign in by it.</w:t>
      </w:r>
    </w:p>
    <w:p w14:paraId="7FD2FAD3" w14:textId="77777777" w:rsidR="00105880" w:rsidRPr="009740D8" w:rsidRDefault="00105880">
      <w:pPr>
        <w:rPr>
          <w:rFonts w:ascii="Times New Roman" w:hAnsi="Times New Roman" w:cs="Times New Roman"/>
          <w:sz w:val="28"/>
          <w:szCs w:val="28"/>
          <w:rPrChange w:id="516" w:author="Microsoft Office User" w:date="2021-11-22T10:28:00Z">
            <w:rPr>
              <w:sz w:val="28"/>
              <w:szCs w:val="28"/>
            </w:rPr>
          </w:rPrChange>
        </w:rPr>
      </w:pPr>
    </w:p>
    <w:p w14:paraId="5BED66AA" w14:textId="77777777" w:rsidR="00105880" w:rsidRPr="009740D8" w:rsidRDefault="00105880">
      <w:pPr>
        <w:rPr>
          <w:rFonts w:ascii="Times New Roman" w:hAnsi="Times New Roman" w:cs="Times New Roman"/>
          <w:sz w:val="28"/>
          <w:szCs w:val="28"/>
          <w:rPrChange w:id="517" w:author="Microsoft Office User" w:date="2021-11-22T10:28:00Z">
            <w:rPr>
              <w:sz w:val="28"/>
              <w:szCs w:val="28"/>
            </w:rPr>
          </w:rPrChange>
        </w:rPr>
      </w:pPr>
    </w:p>
    <w:p w14:paraId="1CE2D9DD" w14:textId="77777777" w:rsidR="00105880" w:rsidRPr="009740D8" w:rsidRDefault="00105880">
      <w:pPr>
        <w:jc w:val="both"/>
        <w:rPr>
          <w:rFonts w:ascii="Times New Roman" w:hAnsi="Times New Roman" w:cs="Times New Roman"/>
          <w:b/>
          <w:color w:val="85200C"/>
          <w:sz w:val="28"/>
          <w:szCs w:val="28"/>
          <w:rPrChange w:id="518" w:author="Microsoft Office User" w:date="2021-11-22T10:28:00Z">
            <w:rPr>
              <w:b/>
              <w:color w:val="85200C"/>
              <w:sz w:val="28"/>
              <w:szCs w:val="28"/>
            </w:rPr>
          </w:rPrChange>
        </w:rPr>
      </w:pPr>
    </w:p>
    <w:p w14:paraId="45CCB36C" w14:textId="77777777" w:rsidR="00105880" w:rsidRPr="009740D8" w:rsidRDefault="00CC3F92">
      <w:pPr>
        <w:numPr>
          <w:ilvl w:val="0"/>
          <w:numId w:val="1"/>
        </w:numPr>
        <w:jc w:val="both"/>
        <w:rPr>
          <w:rFonts w:ascii="Times New Roman" w:hAnsi="Times New Roman" w:cs="Times New Roman"/>
          <w:b/>
          <w:color w:val="85200C"/>
          <w:sz w:val="28"/>
          <w:szCs w:val="28"/>
          <w:rPrChange w:id="519" w:author="Microsoft Office User" w:date="2021-11-22T10:28:00Z">
            <w:rPr>
              <w:b/>
              <w:color w:val="85200C"/>
              <w:sz w:val="28"/>
              <w:szCs w:val="28"/>
            </w:rPr>
          </w:rPrChange>
        </w:rPr>
      </w:pPr>
      <w:r w:rsidRPr="009740D8">
        <w:rPr>
          <w:rFonts w:ascii="Times New Roman" w:hAnsi="Times New Roman" w:cs="Times New Roman"/>
          <w:b/>
          <w:sz w:val="28"/>
          <w:szCs w:val="28"/>
          <w:rPrChange w:id="520" w:author="Microsoft Office User" w:date="2021-11-22T10:28:00Z">
            <w:rPr>
              <w:b/>
              <w:sz w:val="28"/>
              <w:szCs w:val="28"/>
            </w:rPr>
          </w:rPrChange>
        </w:rPr>
        <w:lastRenderedPageBreak/>
        <w:t xml:space="preserve">After joining </w:t>
      </w:r>
      <w:r w:rsidRPr="009740D8">
        <w:rPr>
          <w:rFonts w:ascii="Times New Roman" w:eastAsia="Calibri" w:hAnsi="Times New Roman" w:cs="Times New Roman"/>
          <w:b/>
          <w:sz w:val="30"/>
          <w:szCs w:val="30"/>
          <w:rPrChange w:id="521" w:author="Microsoft Office User" w:date="2021-11-22T10:28:00Z">
            <w:rPr>
              <w:rFonts w:ascii="Calibri" w:eastAsia="Calibri" w:hAnsi="Calibri" w:cs="Calibri"/>
              <w:b/>
              <w:sz w:val="30"/>
              <w:szCs w:val="30"/>
            </w:rPr>
          </w:rPrChange>
        </w:rPr>
        <w:t>TECVICO</w:t>
      </w:r>
      <w:r w:rsidRPr="009740D8">
        <w:rPr>
          <w:rFonts w:ascii="Times New Roman" w:hAnsi="Times New Roman" w:cs="Times New Roman"/>
          <w:b/>
          <w:sz w:val="28"/>
          <w:szCs w:val="28"/>
          <w:rPrChange w:id="522" w:author="Microsoft Office User" w:date="2021-11-22T10:28:00Z">
            <w:rPr>
              <w:b/>
              <w:sz w:val="28"/>
              <w:szCs w:val="28"/>
            </w:rPr>
          </w:rPrChange>
        </w:rPr>
        <w:t>, you can participate in projects. Initially, Your role will be given you based on your resume, education, and interview score.</w:t>
      </w:r>
    </w:p>
    <w:p w14:paraId="590C22A8" w14:textId="77777777" w:rsidR="00105880" w:rsidRPr="009740D8" w:rsidRDefault="00CC3F92">
      <w:pPr>
        <w:ind w:left="720"/>
        <w:jc w:val="both"/>
        <w:rPr>
          <w:rFonts w:ascii="Times New Roman" w:hAnsi="Times New Roman" w:cs="Times New Roman"/>
          <w:b/>
          <w:sz w:val="28"/>
          <w:szCs w:val="28"/>
          <w:rPrChange w:id="523" w:author="Microsoft Office User" w:date="2021-11-22T10:28:00Z">
            <w:rPr>
              <w:b/>
              <w:sz w:val="28"/>
              <w:szCs w:val="28"/>
            </w:rPr>
          </w:rPrChange>
        </w:rPr>
      </w:pPr>
      <w:r w:rsidRPr="009740D8">
        <w:rPr>
          <w:rFonts w:ascii="Times New Roman" w:hAnsi="Times New Roman" w:cs="Times New Roman"/>
          <w:b/>
          <w:sz w:val="28"/>
          <w:szCs w:val="28"/>
          <w:rPrChange w:id="524" w:author="Microsoft Office User" w:date="2021-11-22T10:28:00Z">
            <w:rPr>
              <w:b/>
              <w:sz w:val="28"/>
              <w:szCs w:val="28"/>
            </w:rPr>
          </w:rPrChange>
        </w:rPr>
        <w:t>(Main Supervisor, Mentor, Member and Lerner)</w:t>
      </w:r>
    </w:p>
    <w:p w14:paraId="419A5A80" w14:textId="77777777" w:rsidR="00105880" w:rsidRPr="009740D8" w:rsidRDefault="00105880">
      <w:pPr>
        <w:ind w:left="720"/>
        <w:jc w:val="both"/>
        <w:rPr>
          <w:rFonts w:ascii="Times New Roman" w:hAnsi="Times New Roman" w:cs="Times New Roman"/>
          <w:b/>
          <w:sz w:val="28"/>
          <w:szCs w:val="28"/>
          <w:rPrChange w:id="525" w:author="Microsoft Office User" w:date="2021-11-22T10:28:00Z">
            <w:rPr>
              <w:b/>
              <w:sz w:val="28"/>
              <w:szCs w:val="28"/>
            </w:rPr>
          </w:rPrChange>
        </w:rPr>
      </w:pPr>
    </w:p>
    <w:p w14:paraId="598EC7AD" w14:textId="77777777" w:rsidR="00105880" w:rsidRPr="009740D8" w:rsidRDefault="00CC3F92">
      <w:pPr>
        <w:numPr>
          <w:ilvl w:val="0"/>
          <w:numId w:val="1"/>
        </w:numPr>
        <w:jc w:val="both"/>
        <w:rPr>
          <w:rFonts w:ascii="Times New Roman" w:hAnsi="Times New Roman" w:cs="Times New Roman"/>
          <w:b/>
          <w:color w:val="85200C"/>
          <w:sz w:val="28"/>
          <w:szCs w:val="28"/>
          <w:rPrChange w:id="526" w:author="Microsoft Office User" w:date="2021-11-22T10:28:00Z">
            <w:rPr>
              <w:b/>
              <w:color w:val="85200C"/>
              <w:sz w:val="28"/>
              <w:szCs w:val="28"/>
            </w:rPr>
          </w:rPrChange>
        </w:rPr>
      </w:pPr>
      <w:r w:rsidRPr="009740D8">
        <w:rPr>
          <w:rFonts w:ascii="Times New Roman" w:hAnsi="Times New Roman" w:cs="Times New Roman"/>
          <w:b/>
          <w:sz w:val="28"/>
          <w:szCs w:val="28"/>
          <w:rPrChange w:id="527" w:author="Microsoft Office User" w:date="2021-11-22T10:28:00Z">
            <w:rPr>
              <w:b/>
              <w:sz w:val="28"/>
              <w:szCs w:val="28"/>
            </w:rPr>
          </w:rPrChange>
        </w:rPr>
        <w:t>The description of these roles, how to apply for the project based on your role and other items will be comprehensively explained as follows.</w:t>
      </w:r>
    </w:p>
    <w:p w14:paraId="558F1642" w14:textId="77777777" w:rsidR="00105880" w:rsidRPr="009740D8" w:rsidRDefault="00105880">
      <w:pPr>
        <w:spacing w:before="200"/>
        <w:jc w:val="both"/>
        <w:rPr>
          <w:rFonts w:ascii="Times New Roman" w:hAnsi="Times New Roman" w:cs="Times New Roman"/>
          <w:sz w:val="28"/>
          <w:szCs w:val="28"/>
          <w:rPrChange w:id="528" w:author="Microsoft Office User" w:date="2021-11-22T10:28:00Z">
            <w:rPr>
              <w:sz w:val="28"/>
              <w:szCs w:val="28"/>
            </w:rPr>
          </w:rPrChange>
        </w:rPr>
      </w:pPr>
    </w:p>
    <w:p w14:paraId="6D55B6B8" w14:textId="56BD67C0" w:rsidR="00105880" w:rsidRPr="009740D8" w:rsidRDefault="00EF096B">
      <w:pPr>
        <w:pStyle w:val="Heading1"/>
        <w:rPr>
          <w:rFonts w:ascii="Times New Roman" w:hAnsi="Times New Roman" w:cs="Times New Roman"/>
          <w:color w:val="212529"/>
          <w:sz w:val="32"/>
          <w:szCs w:val="32"/>
          <w:highlight w:val="white"/>
          <w:rPrChange w:id="529" w:author="Microsoft Office User" w:date="2021-11-22T10:28:00Z">
            <w:rPr>
              <w:color w:val="212529"/>
              <w:sz w:val="32"/>
              <w:szCs w:val="32"/>
              <w:highlight w:val="white"/>
            </w:rPr>
          </w:rPrChange>
        </w:rPr>
      </w:pPr>
      <w:bookmarkStart w:id="530" w:name="_3whwml4" w:colFirst="0" w:colLast="0"/>
      <w:bookmarkEnd w:id="530"/>
      <w:ins w:id="531" w:author="Microsoft Office User" w:date="2021-11-15T13:32:00Z">
        <w:r w:rsidRPr="009740D8">
          <w:rPr>
            <w:rFonts w:ascii="Times New Roman" w:hAnsi="Times New Roman" w:cs="Times New Roman"/>
            <w:b/>
            <w:rPrChange w:id="532" w:author="Microsoft Office User" w:date="2021-11-22T10:28:00Z">
              <w:rPr>
                <w:b/>
              </w:rPr>
            </w:rPrChange>
          </w:rPr>
          <w:t>Project r</w:t>
        </w:r>
      </w:ins>
      <w:del w:id="533" w:author="Microsoft Office User" w:date="2021-11-15T13:32:00Z">
        <w:r w:rsidR="00CC3F92" w:rsidRPr="009740D8" w:rsidDel="00EF096B">
          <w:rPr>
            <w:rFonts w:ascii="Times New Roman" w:hAnsi="Times New Roman" w:cs="Times New Roman"/>
            <w:b/>
            <w:rPrChange w:id="534" w:author="Microsoft Office User" w:date="2021-11-22T10:28:00Z">
              <w:rPr>
                <w:b/>
              </w:rPr>
            </w:rPrChange>
          </w:rPr>
          <w:delText>R</w:delText>
        </w:r>
      </w:del>
      <w:r w:rsidR="00CC3F92" w:rsidRPr="009740D8">
        <w:rPr>
          <w:rFonts w:ascii="Times New Roman" w:hAnsi="Times New Roman" w:cs="Times New Roman"/>
          <w:b/>
          <w:rPrChange w:id="535" w:author="Microsoft Office User" w:date="2021-11-22T10:28:00Z">
            <w:rPr>
              <w:b/>
            </w:rPr>
          </w:rPrChange>
        </w:rPr>
        <w:t>oles</w:t>
      </w:r>
      <w:r w:rsidR="00CC3F92" w:rsidRPr="009740D8">
        <w:rPr>
          <w:rFonts w:ascii="Times New Roman" w:hAnsi="Times New Roman" w:cs="Times New Roman"/>
          <w:rPrChange w:id="536" w:author="Microsoft Office User" w:date="2021-11-22T10:28:00Z">
            <w:rPr/>
          </w:rPrChange>
        </w:rPr>
        <w:t xml:space="preserve"> :</w:t>
      </w:r>
    </w:p>
    <w:bookmarkStart w:id="537" w:name="_2bn6wsx" w:colFirst="0" w:colLast="0"/>
    <w:bookmarkEnd w:id="537"/>
    <w:p w14:paraId="0C4F9B65" w14:textId="77777777" w:rsidR="00105880" w:rsidRPr="009740D8" w:rsidRDefault="00CC3F92">
      <w:pPr>
        <w:pStyle w:val="Heading3"/>
        <w:numPr>
          <w:ilvl w:val="0"/>
          <w:numId w:val="2"/>
        </w:numPr>
        <w:spacing w:after="0"/>
        <w:rPr>
          <w:rFonts w:ascii="Times New Roman" w:hAnsi="Times New Roman" w:cs="Times New Roman"/>
          <w:color w:val="000000"/>
          <w:rPrChange w:id="538" w:author="Microsoft Office User" w:date="2021-11-22T10:28:00Z">
            <w:rPr>
              <w:color w:val="000000"/>
            </w:rPr>
          </w:rPrChange>
        </w:rPr>
      </w:pPr>
      <w:r w:rsidRPr="009740D8">
        <w:rPr>
          <w:rFonts w:ascii="Times New Roman" w:hAnsi="Times New Roman" w:cs="Times New Roman"/>
          <w:rPrChange w:id="539" w:author="Microsoft Office User" w:date="2021-11-22T10:28:00Z">
            <w:rPr/>
          </w:rPrChange>
        </w:rPr>
        <w:fldChar w:fldCharType="begin"/>
      </w:r>
      <w:r w:rsidRPr="009740D8">
        <w:rPr>
          <w:rFonts w:ascii="Times New Roman" w:hAnsi="Times New Roman" w:cs="Times New Roman"/>
          <w:rPrChange w:id="540" w:author="Microsoft Office User" w:date="2021-11-22T10:28:00Z">
            <w:rPr/>
          </w:rPrChange>
        </w:rPr>
        <w:instrText xml:space="preserve"> HYPERLINK "https://docs.google.com/document/d/1H9udNYg_Uh_QRcV22NkADTra_OIBlkdI/edit" \l "heading=h.2s8eyo1" \h </w:instrText>
      </w:r>
      <w:r w:rsidRPr="009740D8">
        <w:rPr>
          <w:rFonts w:ascii="Times New Roman" w:hAnsi="Times New Roman" w:cs="Times New Roman"/>
          <w:rPrChange w:id="541" w:author="Microsoft Office User" w:date="2021-11-22T10:28:00Z">
            <w:rPr/>
          </w:rPrChange>
        </w:rPr>
        <w:fldChar w:fldCharType="separate"/>
      </w:r>
      <w:r w:rsidRPr="009740D8">
        <w:rPr>
          <w:rFonts w:ascii="Times New Roman" w:hAnsi="Times New Roman" w:cs="Times New Roman"/>
          <w:color w:val="1155CC"/>
          <w:u w:val="single"/>
          <w:rPrChange w:id="542" w:author="Microsoft Office User" w:date="2021-11-22T10:28:00Z">
            <w:rPr>
              <w:color w:val="1155CC"/>
              <w:u w:val="single"/>
            </w:rPr>
          </w:rPrChange>
        </w:rPr>
        <w:t>Supervisor</w:t>
      </w:r>
      <w:r w:rsidRPr="009740D8">
        <w:rPr>
          <w:rFonts w:ascii="Times New Roman" w:hAnsi="Times New Roman" w:cs="Times New Roman"/>
          <w:color w:val="1155CC"/>
          <w:u w:val="single"/>
          <w:rPrChange w:id="543" w:author="Microsoft Office User" w:date="2021-11-22T10:28:00Z">
            <w:rPr>
              <w:color w:val="1155CC"/>
              <w:u w:val="single"/>
            </w:rPr>
          </w:rPrChange>
        </w:rPr>
        <w:fldChar w:fldCharType="end"/>
      </w:r>
    </w:p>
    <w:p w14:paraId="6509308E" w14:textId="77777777" w:rsidR="00105880" w:rsidRPr="009740D8" w:rsidRDefault="009740D8">
      <w:pPr>
        <w:numPr>
          <w:ilvl w:val="0"/>
          <w:numId w:val="2"/>
        </w:numPr>
        <w:rPr>
          <w:rFonts w:ascii="Times New Roman" w:hAnsi="Times New Roman" w:cs="Times New Roman"/>
          <w:sz w:val="28"/>
          <w:szCs w:val="28"/>
          <w:rPrChange w:id="544" w:author="Microsoft Office User" w:date="2021-11-22T10:28:00Z">
            <w:rPr>
              <w:sz w:val="28"/>
              <w:szCs w:val="28"/>
            </w:rPr>
          </w:rPrChange>
        </w:rPr>
      </w:pPr>
      <w:r w:rsidRPr="009740D8">
        <w:rPr>
          <w:rFonts w:ascii="Times New Roman" w:hAnsi="Times New Roman" w:cs="Times New Roman"/>
          <w:rPrChange w:id="545" w:author="Microsoft Office User" w:date="2021-11-22T10:28:00Z">
            <w:rPr/>
          </w:rPrChange>
        </w:rPr>
        <w:fldChar w:fldCharType="begin"/>
      </w:r>
      <w:r w:rsidRPr="009740D8">
        <w:rPr>
          <w:rFonts w:ascii="Times New Roman" w:hAnsi="Times New Roman" w:cs="Times New Roman"/>
          <w:rPrChange w:id="546" w:author="Microsoft Office User" w:date="2021-11-22T10:28:00Z">
            <w:rPr/>
          </w:rPrChange>
        </w:rPr>
        <w:instrText xml:space="preserve"> HYPERLINK "https://docs.google.com/document/d/1fZ5ROUDPvC5hthH0j2diA-IXdP7YvQ3D/edit" \h </w:instrText>
      </w:r>
      <w:r w:rsidRPr="009740D8">
        <w:rPr>
          <w:rFonts w:ascii="Times New Roman" w:hAnsi="Times New Roman" w:cs="Times New Roman"/>
          <w:rPrChange w:id="547" w:author="Microsoft Office User" w:date="2021-11-22T10:28:00Z">
            <w:rPr/>
          </w:rPrChange>
        </w:rPr>
        <w:fldChar w:fldCharType="separate"/>
      </w:r>
      <w:r w:rsidR="00CC3F92" w:rsidRPr="009740D8">
        <w:rPr>
          <w:rFonts w:ascii="Times New Roman" w:hAnsi="Times New Roman" w:cs="Times New Roman"/>
          <w:color w:val="1155CC"/>
          <w:sz w:val="28"/>
          <w:szCs w:val="28"/>
          <w:u w:val="single"/>
          <w:rPrChange w:id="548" w:author="Microsoft Office User" w:date="2021-11-22T10:28:00Z">
            <w:rPr>
              <w:color w:val="1155CC"/>
              <w:sz w:val="28"/>
              <w:szCs w:val="28"/>
              <w:u w:val="single"/>
            </w:rPr>
          </w:rPrChange>
        </w:rPr>
        <w:t>Mentor</w:t>
      </w:r>
      <w:r w:rsidRPr="009740D8">
        <w:rPr>
          <w:rFonts w:ascii="Times New Roman" w:hAnsi="Times New Roman" w:cs="Times New Roman"/>
          <w:color w:val="1155CC"/>
          <w:sz w:val="28"/>
          <w:szCs w:val="28"/>
          <w:u w:val="single"/>
          <w:rPrChange w:id="549" w:author="Microsoft Office User" w:date="2021-11-22T10:28:00Z">
            <w:rPr>
              <w:color w:val="1155CC"/>
              <w:sz w:val="28"/>
              <w:szCs w:val="28"/>
              <w:u w:val="single"/>
            </w:rPr>
          </w:rPrChange>
        </w:rPr>
        <w:fldChar w:fldCharType="end"/>
      </w:r>
    </w:p>
    <w:p w14:paraId="2C98A0A3" w14:textId="77777777" w:rsidR="00105880" w:rsidRPr="009740D8" w:rsidRDefault="009740D8">
      <w:pPr>
        <w:numPr>
          <w:ilvl w:val="0"/>
          <w:numId w:val="2"/>
        </w:numPr>
        <w:rPr>
          <w:rFonts w:ascii="Times New Roman" w:hAnsi="Times New Roman" w:cs="Times New Roman"/>
          <w:sz w:val="28"/>
          <w:szCs w:val="28"/>
          <w:rPrChange w:id="550" w:author="Microsoft Office User" w:date="2021-11-22T10:28:00Z">
            <w:rPr>
              <w:sz w:val="28"/>
              <w:szCs w:val="28"/>
            </w:rPr>
          </w:rPrChange>
        </w:rPr>
      </w:pPr>
      <w:r w:rsidRPr="009740D8">
        <w:rPr>
          <w:rFonts w:ascii="Times New Roman" w:hAnsi="Times New Roman" w:cs="Times New Roman"/>
          <w:rPrChange w:id="551" w:author="Microsoft Office User" w:date="2021-11-22T10:28:00Z">
            <w:rPr/>
          </w:rPrChange>
        </w:rPr>
        <w:fldChar w:fldCharType="begin"/>
      </w:r>
      <w:r w:rsidRPr="009740D8">
        <w:rPr>
          <w:rFonts w:ascii="Times New Roman" w:hAnsi="Times New Roman" w:cs="Times New Roman"/>
          <w:rPrChange w:id="552" w:author="Microsoft Office User" w:date="2021-11-22T10:28:00Z">
            <w:rPr/>
          </w:rPrChange>
        </w:rPr>
        <w:instrText xml:space="preserve"> HYPERLINK "https://docs.google.com/document/d/1GTcqIyPrInAPBbONX34WldcnTW_XKM1U/edit" \h </w:instrText>
      </w:r>
      <w:r w:rsidRPr="009740D8">
        <w:rPr>
          <w:rFonts w:ascii="Times New Roman" w:hAnsi="Times New Roman" w:cs="Times New Roman"/>
          <w:rPrChange w:id="553" w:author="Microsoft Office User" w:date="2021-11-22T10:28:00Z">
            <w:rPr/>
          </w:rPrChange>
        </w:rPr>
        <w:fldChar w:fldCharType="separate"/>
      </w:r>
      <w:r w:rsidR="00CC3F92" w:rsidRPr="009740D8">
        <w:rPr>
          <w:rFonts w:ascii="Times New Roman" w:hAnsi="Times New Roman" w:cs="Times New Roman"/>
          <w:color w:val="1155CC"/>
          <w:sz w:val="28"/>
          <w:szCs w:val="28"/>
          <w:u w:val="single"/>
          <w:rPrChange w:id="554" w:author="Microsoft Office User" w:date="2021-11-22T10:28:00Z">
            <w:rPr>
              <w:color w:val="1155CC"/>
              <w:sz w:val="28"/>
              <w:szCs w:val="28"/>
              <w:u w:val="single"/>
            </w:rPr>
          </w:rPrChange>
        </w:rPr>
        <w:t>Member &amp; Learner</w:t>
      </w:r>
      <w:r w:rsidRPr="009740D8">
        <w:rPr>
          <w:rFonts w:ascii="Times New Roman" w:hAnsi="Times New Roman" w:cs="Times New Roman"/>
          <w:color w:val="1155CC"/>
          <w:sz w:val="28"/>
          <w:szCs w:val="28"/>
          <w:u w:val="single"/>
          <w:rPrChange w:id="555" w:author="Microsoft Office User" w:date="2021-11-22T10:28:00Z">
            <w:rPr>
              <w:color w:val="1155CC"/>
              <w:sz w:val="28"/>
              <w:szCs w:val="28"/>
              <w:u w:val="single"/>
            </w:rPr>
          </w:rPrChange>
        </w:rPr>
        <w:fldChar w:fldCharType="end"/>
      </w:r>
    </w:p>
    <w:p w14:paraId="76575A03" w14:textId="77777777" w:rsidR="00105880" w:rsidRPr="009740D8" w:rsidRDefault="00105880">
      <w:pPr>
        <w:spacing w:before="200"/>
        <w:jc w:val="both"/>
        <w:rPr>
          <w:rFonts w:ascii="Times New Roman" w:hAnsi="Times New Roman" w:cs="Times New Roman"/>
          <w:sz w:val="28"/>
          <w:szCs w:val="28"/>
          <w:rPrChange w:id="556" w:author="Microsoft Office User" w:date="2021-11-22T10:28:00Z">
            <w:rPr>
              <w:sz w:val="28"/>
              <w:szCs w:val="28"/>
            </w:rPr>
          </w:rPrChange>
        </w:rPr>
      </w:pPr>
    </w:p>
    <w:p w14:paraId="10252C44" w14:textId="77777777" w:rsidR="00105880" w:rsidRPr="009740D8" w:rsidRDefault="00105880">
      <w:pPr>
        <w:ind w:left="360"/>
        <w:jc w:val="center"/>
        <w:rPr>
          <w:rFonts w:ascii="Times New Roman" w:hAnsi="Times New Roman" w:cs="Times New Roman"/>
          <w:sz w:val="28"/>
          <w:szCs w:val="28"/>
          <w:rPrChange w:id="557" w:author="Microsoft Office User" w:date="2021-11-22T10:28:00Z">
            <w:rPr>
              <w:sz w:val="28"/>
              <w:szCs w:val="28"/>
            </w:rPr>
          </w:rPrChange>
        </w:rPr>
      </w:pPr>
    </w:p>
    <w:p w14:paraId="7D1FD3E3" w14:textId="77777777" w:rsidR="00105880" w:rsidRPr="009740D8" w:rsidRDefault="00105880">
      <w:pPr>
        <w:rPr>
          <w:rFonts w:ascii="Times New Roman" w:hAnsi="Times New Roman" w:cs="Times New Roman"/>
          <w:rPrChange w:id="558" w:author="Microsoft Office User" w:date="2021-11-22T10:28:00Z">
            <w:rPr/>
          </w:rPrChange>
        </w:rPr>
      </w:pPr>
    </w:p>
    <w:p w14:paraId="4910AB98" w14:textId="77777777" w:rsidR="00105880" w:rsidRPr="009740D8" w:rsidRDefault="00105880">
      <w:pPr>
        <w:jc w:val="both"/>
        <w:rPr>
          <w:rFonts w:ascii="Times New Roman" w:hAnsi="Times New Roman" w:cs="Times New Roman"/>
          <w:sz w:val="32"/>
          <w:szCs w:val="32"/>
          <w:rPrChange w:id="559" w:author="Microsoft Office User" w:date="2021-11-22T10:28:00Z">
            <w:rPr>
              <w:sz w:val="32"/>
              <w:szCs w:val="32"/>
            </w:rPr>
          </w:rPrChange>
        </w:rPr>
      </w:pPr>
    </w:p>
    <w:p w14:paraId="1F93B113" w14:textId="77777777" w:rsidR="00105880" w:rsidRPr="009740D8" w:rsidRDefault="00105880">
      <w:pPr>
        <w:jc w:val="both"/>
        <w:rPr>
          <w:rFonts w:ascii="Times New Roman" w:hAnsi="Times New Roman" w:cs="Times New Roman"/>
          <w:rPrChange w:id="560" w:author="Microsoft Office User" w:date="2021-11-22T10:28:00Z">
            <w:rPr/>
          </w:rPrChange>
        </w:rPr>
      </w:pPr>
    </w:p>
    <w:p w14:paraId="7FFCEAFC" w14:textId="77777777" w:rsidR="00105880" w:rsidRPr="009740D8" w:rsidRDefault="00105880">
      <w:pPr>
        <w:jc w:val="both"/>
        <w:rPr>
          <w:rFonts w:ascii="Times New Roman" w:hAnsi="Times New Roman" w:cs="Times New Roman"/>
          <w:sz w:val="28"/>
          <w:szCs w:val="28"/>
          <w:rPrChange w:id="561" w:author="Microsoft Office User" w:date="2021-11-22T10:28:00Z">
            <w:rPr>
              <w:sz w:val="28"/>
              <w:szCs w:val="28"/>
            </w:rPr>
          </w:rPrChange>
        </w:rPr>
      </w:pPr>
    </w:p>
    <w:sectPr w:rsidR="00105880" w:rsidRPr="009740D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6" w:author="mohammad reza" w:date="2021-10-21T19:41:00Z" w:initials="mr">
    <w:p w14:paraId="63CC7590" w14:textId="4FC2EA84" w:rsidR="00631B84" w:rsidRDefault="00631B84">
      <w:pPr>
        <w:pStyle w:val="CommentText"/>
      </w:pPr>
      <w:r>
        <w:rPr>
          <w:rStyle w:val="CommentReference"/>
        </w:rPr>
        <w:annotationRef/>
      </w:r>
      <w:r>
        <w:t>Update figure. You must not remove my comments. O see you applied my comment in the text but not on the figure. Be careful.</w:t>
      </w:r>
    </w:p>
  </w:comment>
  <w:comment w:id="324" w:author="mohammad reza" w:date="2021-10-21T19:35:00Z" w:initials="mr">
    <w:p w14:paraId="67BF629D" w14:textId="7FD760E6" w:rsidR="00631B84" w:rsidRDefault="00631B84">
      <w:pPr>
        <w:pStyle w:val="CommentText"/>
      </w:pPr>
      <w:r>
        <w:rPr>
          <w:rStyle w:val="CommentReference"/>
        </w:rPr>
        <w:annotationRef/>
      </w:r>
      <w:r>
        <w:t>Figure has being 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CC7590" w15:done="0"/>
  <w15:commentEx w15:paraId="67BF6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C40CF" w16cex:dateUtc="2021-10-22T02:41:00Z"/>
  <w16cex:commentExtensible w16cex:durableId="251C3F73" w16cex:dateUtc="2021-10-22T02:35:00Z"/>
  <w16cex:commentExtensible w16cex:durableId="251C4030" w16cex:dateUtc="2021-10-22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C7590" w16cid:durableId="251C40CF"/>
  <w16cid:commentId w16cid:paraId="67BF629D" w16cid:durableId="251C3F73"/>
  <w16cid:commentId w16cid:paraId="04AD4661" w16cid:durableId="251C40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30720"/>
    <w:multiLevelType w:val="multilevel"/>
    <w:tmpl w:val="0E88EFC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nsid w:val="76810F2D"/>
    <w:multiLevelType w:val="multilevel"/>
    <w:tmpl w:val="DB46A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E944289"/>
    <w:multiLevelType w:val="multilevel"/>
    <w:tmpl w:val="AB1CD4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ohammad reza">
    <w15:presenceInfo w15:providerId="None" w15:userId="mohammad re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880"/>
    <w:rsid w:val="000242C7"/>
    <w:rsid w:val="00105880"/>
    <w:rsid w:val="00631B84"/>
    <w:rsid w:val="007E0671"/>
    <w:rsid w:val="007F25BB"/>
    <w:rsid w:val="009740D8"/>
    <w:rsid w:val="00AA2436"/>
    <w:rsid w:val="00CC3F92"/>
    <w:rsid w:val="00EF09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79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7E0671"/>
    <w:rPr>
      <w:color w:val="0000FF" w:themeColor="hyperlink"/>
      <w:u w:val="single"/>
    </w:rPr>
  </w:style>
  <w:style w:type="character" w:styleId="FollowedHyperlink">
    <w:name w:val="FollowedHyperlink"/>
    <w:basedOn w:val="DefaultParagraphFont"/>
    <w:uiPriority w:val="99"/>
    <w:semiHidden/>
    <w:unhideWhenUsed/>
    <w:rsid w:val="007E0671"/>
    <w:rPr>
      <w:color w:val="800080" w:themeColor="followedHyperlink"/>
      <w:u w:val="single"/>
    </w:rPr>
  </w:style>
  <w:style w:type="character" w:styleId="CommentReference">
    <w:name w:val="annotation reference"/>
    <w:basedOn w:val="DefaultParagraphFont"/>
    <w:uiPriority w:val="99"/>
    <w:semiHidden/>
    <w:unhideWhenUsed/>
    <w:rsid w:val="00631B84"/>
    <w:rPr>
      <w:sz w:val="16"/>
      <w:szCs w:val="16"/>
    </w:rPr>
  </w:style>
  <w:style w:type="paragraph" w:styleId="CommentText">
    <w:name w:val="annotation text"/>
    <w:basedOn w:val="Normal"/>
    <w:link w:val="CommentTextChar"/>
    <w:uiPriority w:val="99"/>
    <w:semiHidden/>
    <w:unhideWhenUsed/>
    <w:rsid w:val="00631B84"/>
    <w:pPr>
      <w:spacing w:line="240" w:lineRule="auto"/>
    </w:pPr>
    <w:rPr>
      <w:sz w:val="20"/>
      <w:szCs w:val="20"/>
    </w:rPr>
  </w:style>
  <w:style w:type="character" w:customStyle="1" w:styleId="CommentTextChar">
    <w:name w:val="Comment Text Char"/>
    <w:basedOn w:val="DefaultParagraphFont"/>
    <w:link w:val="CommentText"/>
    <w:uiPriority w:val="99"/>
    <w:semiHidden/>
    <w:rsid w:val="00631B84"/>
    <w:rPr>
      <w:sz w:val="20"/>
      <w:szCs w:val="20"/>
    </w:rPr>
  </w:style>
  <w:style w:type="paragraph" w:styleId="CommentSubject">
    <w:name w:val="annotation subject"/>
    <w:basedOn w:val="CommentText"/>
    <w:next w:val="CommentText"/>
    <w:link w:val="CommentSubjectChar"/>
    <w:uiPriority w:val="99"/>
    <w:semiHidden/>
    <w:unhideWhenUsed/>
    <w:rsid w:val="00631B84"/>
    <w:rPr>
      <w:b/>
      <w:bCs/>
    </w:rPr>
  </w:style>
  <w:style w:type="character" w:customStyle="1" w:styleId="CommentSubjectChar">
    <w:name w:val="Comment Subject Char"/>
    <w:basedOn w:val="CommentTextChar"/>
    <w:link w:val="CommentSubject"/>
    <w:uiPriority w:val="99"/>
    <w:semiHidden/>
    <w:rsid w:val="00631B84"/>
    <w:rPr>
      <w:b/>
      <w:bCs/>
      <w:sz w:val="20"/>
      <w:szCs w:val="20"/>
    </w:rPr>
  </w:style>
  <w:style w:type="paragraph" w:styleId="BalloonText">
    <w:name w:val="Balloon Text"/>
    <w:basedOn w:val="Normal"/>
    <w:link w:val="BalloonTextChar"/>
    <w:uiPriority w:val="99"/>
    <w:semiHidden/>
    <w:unhideWhenUsed/>
    <w:rsid w:val="00EF096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F09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fontTable" Target="fontTable.xml"/><Relationship Id="rId49" Type="http://schemas.microsoft.com/office/2011/relationships/people" Target="people.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comments" Target="comments.xml"/><Relationship Id="rId25" Type="http://schemas.microsoft.com/office/2011/relationships/commentsExtended" Target="commentsExtended.xm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3.png"/><Relationship Id="rId6" Type="http://schemas.openxmlformats.org/officeDocument/2006/relationships/hyperlink" Target="https://twitter.com/tecvico/" TargetMode="External"/><Relationship Id="rId7" Type="http://schemas.openxmlformats.org/officeDocument/2006/relationships/image" Target="media/image2.png"/><Relationship Id="rId8" Type="http://schemas.openxmlformats.org/officeDocument/2006/relationships/hyperlink" Target="https://www.instagram.com/tecvico/"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s://www.linkedin.com/company/tecvico" TargetMode="External"/><Relationship Id="rId11" Type="http://schemas.openxmlformats.org/officeDocument/2006/relationships/image" Target="media/image4.png"/><Relationship Id="rId12" Type="http://schemas.openxmlformats.org/officeDocument/2006/relationships/hyperlink" Target="http://t.me/tecvico" TargetMode="External"/><Relationship Id="rId13" Type="http://schemas.openxmlformats.org/officeDocument/2006/relationships/image" Target="media/image5.png"/><Relationship Id="rId14" Type="http://schemas.openxmlformats.org/officeDocument/2006/relationships/hyperlink" Target="https://facebook.com/tecvico" TargetMode="External"/><Relationship Id="rId15" Type="http://schemas.openxmlformats.org/officeDocument/2006/relationships/image" Target="media/image6.png"/><Relationship Id="rId16" Type="http://schemas.openxmlformats.org/officeDocument/2006/relationships/hyperlink" Target="https://tecvico-projects.slack.com/join/shared_invite/zt-n480n53n-N0Z8AjWuF7eoxo1d0eqb6w#/shared-invite/email"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62" Type="http://schemas.microsoft.com/office/2016/09/relationships/commentsIds" Target="commentsIds.xml"/><Relationship Id="rId63" Type="http://schemas.microsoft.com/office/2018/08/relationships/commentsExtensible" Target="commentsExtensi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971</Words>
  <Characters>5540</Characters>
  <Application>Microsoft Macintosh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2021-10-21T14:30:00Z</dcterms:created>
  <dcterms:modified xsi:type="dcterms:W3CDTF">2021-11-22T07:09:00Z</dcterms:modified>
</cp:coreProperties>
</file>